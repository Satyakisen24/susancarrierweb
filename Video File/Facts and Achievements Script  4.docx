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7567E" w14:textId="77777777" w:rsidR="00F73269" w:rsidRPr="008D7CD7" w:rsidRDefault="00F73269" w:rsidP="00F73269">
      <w:pPr>
        <w:rPr>
          <w:rFonts w:asciiTheme="majorHAnsi" w:hAnsiTheme="majorHAnsi" w:cstheme="majorHAnsi"/>
          <w:sz w:val="20"/>
          <w:szCs w:val="20"/>
        </w:rPr>
      </w:pPr>
    </w:p>
    <w:tbl>
      <w:tblPr>
        <w:tblStyle w:val="TableGrid"/>
        <w:tblW w:w="10905" w:type="dxa"/>
        <w:tblLayout w:type="fixed"/>
        <w:tblLook w:val="04A0" w:firstRow="1" w:lastRow="0" w:firstColumn="1" w:lastColumn="0" w:noHBand="0" w:noVBand="1"/>
      </w:tblPr>
      <w:tblGrid>
        <w:gridCol w:w="4040"/>
        <w:gridCol w:w="1915"/>
        <w:gridCol w:w="2940"/>
        <w:gridCol w:w="2010"/>
      </w:tblGrid>
      <w:tr w:rsidR="00F73269" w:rsidRPr="008D7CD7" w14:paraId="3C903B4F" w14:textId="77777777" w:rsidTr="008D7CD7">
        <w:trPr>
          <w:trHeight w:val="84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5E0440" w14:textId="77777777" w:rsidR="00F73269" w:rsidRPr="008D7CD7" w:rsidRDefault="00F73269" w:rsidP="008C093F">
            <w:pPr>
              <w:jc w:val="center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1D20A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</w:t>
            </w:r>
            <w:r w:rsidRPr="001D20A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oice</w:t>
            </w:r>
            <w:r w:rsidRPr="008D7CD7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Over</w:t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D5FB6A" w14:textId="77777777" w:rsidR="00F73269" w:rsidRPr="008D7CD7" w:rsidRDefault="00F73269" w:rsidP="008C093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D7CD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Duration of Video</w:t>
            </w:r>
            <w:r w:rsidRPr="008D7CD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1B0E7C" w14:textId="77777777" w:rsidR="00F73269" w:rsidRPr="008D7CD7" w:rsidRDefault="00F73269" w:rsidP="008C093F">
            <w:pPr>
              <w:spacing w:line="252" w:lineRule="auto"/>
              <w:jc w:val="center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8D7CD7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Text-on-screen</w:t>
            </w: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07AA5A" w14:textId="77777777" w:rsidR="00F73269" w:rsidRPr="008D7CD7" w:rsidRDefault="00F73269" w:rsidP="008C093F">
            <w:pPr>
              <w:spacing w:line="252" w:lineRule="auto"/>
              <w:jc w:val="center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</w:p>
          <w:p w14:paraId="5D1F098C" w14:textId="77777777" w:rsidR="00F73269" w:rsidRPr="008D7CD7" w:rsidRDefault="00F73269" w:rsidP="008C093F">
            <w:pPr>
              <w:spacing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D7CD7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Visual Treatment</w:t>
            </w:r>
          </w:p>
          <w:p w14:paraId="0ABE2B4F" w14:textId="77777777" w:rsidR="00F73269" w:rsidRPr="008D7CD7" w:rsidRDefault="00F73269" w:rsidP="008C093F">
            <w:pPr>
              <w:spacing w:line="252" w:lineRule="auto"/>
              <w:jc w:val="center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7706A5" w:rsidRPr="008D7CD7" w14:paraId="67C520E1" w14:textId="77777777" w:rsidTr="003C0230">
        <w:trPr>
          <w:trHeight w:val="727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182292" w14:textId="3ECBC649" w:rsidR="007706A5" w:rsidRPr="004677F6" w:rsidRDefault="007706A5" w:rsidP="007706A5">
            <w:pP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</w:pPr>
            <w:r w:rsidRPr="004677F6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Business Purpose </w:t>
            </w:r>
            <w:r w:rsidRPr="004677F6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br/>
            </w:r>
            <w:r w:rsidRPr="004677F6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br/>
            </w:r>
            <w:r w:rsidR="00890BC0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Since </w:t>
            </w:r>
            <w:r w:rsidR="0059733D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Go LIVE phase in Q2-FY23, </w:t>
            </w:r>
            <w:r w:rsidR="0007645D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WBS </w:t>
            </w:r>
            <w:r w:rsidR="00760EA4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Marketing Team </w:t>
            </w:r>
            <w:r w:rsidR="003A7019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in collaboration with </w:t>
            </w:r>
            <w:r w:rsidR="00760EA4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Walgreens stakeholders </w:t>
            </w:r>
            <w:r w:rsidR="00890BC0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is consistently delivering </w:t>
            </w:r>
            <w:r w:rsidR="0007645D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>the best retail experience to the end-user</w:t>
            </w:r>
            <w:r w:rsidR="00F30F6B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>s</w:t>
            </w:r>
            <w:r w:rsidR="0007645D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by focusing on seamless orchestration between various online and offline marketing handles like – Offer data setup, signage planning &amp; execution, project management, ads &amp; promotions, paid marketing, measurements of customer responses &amp; deployed campaigns etc. </w:t>
            </w:r>
            <w:r w:rsidR="003A774E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br/>
            </w:r>
            <w:r w:rsidR="00083E8E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br/>
            </w:r>
            <w:r w:rsidR="0007645D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>With consumer expectations rising every single moment WBS</w:t>
            </w:r>
            <w:r w:rsidR="00AF1B91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>,</w:t>
            </w:r>
            <w:r w:rsidR="0007645D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as </w:t>
            </w:r>
            <w:r w:rsidR="0007645D">
              <w:rPr>
                <w:rFonts w:ascii="Aptos" w:hAnsi="Aptos"/>
                <w:color w:val="000000"/>
                <w:bdr w:val="none" w:sz="0" w:space="0" w:color="auto" w:frame="1"/>
                <w:shd w:val="clear" w:color="auto" w:fill="FFFFFF"/>
              </w:rPr>
              <w:t>a </w:t>
            </w:r>
            <w:r w:rsidR="0007645D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>marketer</w:t>
            </w:r>
            <w:r w:rsidR="005834F4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>,</w:t>
            </w:r>
            <w:r w:rsidR="0007645D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aims to put customer needs (B2B &amp; B2C) at the center of every activity performed by them</w:t>
            </w:r>
            <w:r w:rsidRPr="004677F6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.</w:t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1E06DA" w14:textId="77777777" w:rsidR="007706A5" w:rsidRDefault="007706A5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50 sec</w:t>
            </w:r>
            <w:r w:rsidR="00E258E8">
              <w:rPr>
                <w:rFonts w:asciiTheme="majorHAnsi" w:hAnsiTheme="majorHAnsi" w:cstheme="majorHAnsi"/>
                <w:sz w:val="20"/>
                <w:szCs w:val="20"/>
              </w:rPr>
              <w:br/>
            </w:r>
            <w:r w:rsidR="00E258E8">
              <w:rPr>
                <w:rFonts w:asciiTheme="majorHAnsi" w:hAnsiTheme="majorHAnsi" w:cstheme="majorHAnsi"/>
                <w:sz w:val="20"/>
                <w:szCs w:val="20"/>
              </w:rPr>
              <w:br/>
            </w:r>
          </w:p>
          <w:p w14:paraId="27610363" w14:textId="77777777" w:rsidR="00E258E8" w:rsidRDefault="00E258E8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3A88BC5" w14:textId="77777777" w:rsidR="00E258E8" w:rsidRDefault="00E258E8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9ED66A8" w14:textId="77777777" w:rsidR="00E258E8" w:rsidRDefault="00E258E8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536D076" w14:textId="77777777" w:rsidR="00E258E8" w:rsidRDefault="00E258E8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D92A339" w14:textId="77777777" w:rsidR="00E258E8" w:rsidRDefault="00E258E8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F8128DF" w14:textId="77777777" w:rsidR="00E258E8" w:rsidRDefault="00E258E8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3924C15" w14:textId="77777777" w:rsidR="00E258E8" w:rsidRDefault="00E258E8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10A7B91" w14:textId="77777777" w:rsidR="00E258E8" w:rsidRDefault="00E258E8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0F3061E" w14:textId="4AAFC89F" w:rsidR="00E258E8" w:rsidRPr="008D7CD7" w:rsidRDefault="00E258E8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sec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967E29" w14:textId="5E978207" w:rsidR="00704B67" w:rsidRPr="00704B67" w:rsidRDefault="00A2141E" w:rsidP="007706A5">
            <w:pPr>
              <w:pStyle w:val="ListParagraph"/>
              <w:numPr>
                <w:ilvl w:val="0"/>
                <w:numId w:val="10"/>
              </w:numPr>
              <w:spacing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79</w:t>
            </w:r>
            <w:r w:rsidR="004420D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skilled resources </w:t>
            </w:r>
            <w:r w:rsidR="004420D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–</w:t>
            </w:r>
            <w:r w:rsidR="008C1557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="00E622E7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with good hands-on experience</w:t>
            </w:r>
            <w:r w:rsidR="00C45B7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in Retail</w:t>
            </w:r>
            <w:r w:rsidR="00E622E7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</w:t>
            </w:r>
          </w:p>
          <w:p w14:paraId="785176A4" w14:textId="4C54F2A2" w:rsidR="004420D2" w:rsidRPr="004420D2" w:rsidRDefault="00704B67" w:rsidP="007706A5">
            <w:pPr>
              <w:pStyle w:val="ListParagraph"/>
              <w:numPr>
                <w:ilvl w:val="0"/>
                <w:numId w:val="10"/>
              </w:numPr>
              <w:spacing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F</w:t>
            </w:r>
            <w:r w:rsidR="004420D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rom </w:t>
            </w:r>
            <w:r w:rsidR="004420D2" w:rsidRPr="00AE0102">
              <w:rPr>
                <w:rFonts w:asciiTheme="majorHAnsi" w:eastAsia="Calibri" w:hAnsiTheme="majorHAnsi" w:cstheme="majorHAnsi"/>
                <w:b/>
                <w:bCs/>
                <w:i/>
                <w:iCs/>
                <w:sz w:val="20"/>
                <w:szCs w:val="20"/>
              </w:rPr>
              <w:t>Diverse</w:t>
            </w:r>
            <w:r w:rsidR="004420D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="001056A6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executional area </w:t>
            </w:r>
            <w:r w:rsidR="00386F7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in Marketing Domain</w:t>
            </w:r>
          </w:p>
          <w:p w14:paraId="68445147" w14:textId="66F9C141" w:rsidR="004420D2" w:rsidRPr="004420D2" w:rsidRDefault="00704B67" w:rsidP="007706A5">
            <w:pPr>
              <w:pStyle w:val="ListParagraph"/>
              <w:numPr>
                <w:ilvl w:val="0"/>
                <w:numId w:val="10"/>
              </w:numPr>
              <w:spacing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Skilled in </w:t>
            </w:r>
            <w:r w:rsidR="005B3094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Several </w:t>
            </w:r>
            <w:r w:rsidR="007D206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high on-demand </w:t>
            </w:r>
            <w:r w:rsidR="004420D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applications </w:t>
            </w:r>
          </w:p>
          <w:p w14:paraId="715088D0" w14:textId="77777777" w:rsidR="007706A5" w:rsidRDefault="007706A5" w:rsidP="003A774E">
            <w:pPr>
              <w:pStyle w:val="ListParagraph"/>
              <w:spacing w:line="252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</w:p>
          <w:p w14:paraId="2DD38ADB" w14:textId="77777777" w:rsidR="001E0639" w:rsidRDefault="001E0639" w:rsidP="003A774E">
            <w:pPr>
              <w:pStyle w:val="ListParagraph"/>
              <w:spacing w:line="252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</w:p>
          <w:p w14:paraId="5F791A73" w14:textId="77777777" w:rsidR="001E0639" w:rsidRDefault="001E0639" w:rsidP="003A774E">
            <w:pPr>
              <w:pStyle w:val="ListParagraph"/>
              <w:spacing w:line="252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</w:p>
          <w:p w14:paraId="33C4A40D" w14:textId="77777777" w:rsidR="001E0639" w:rsidRDefault="001E0639" w:rsidP="003A774E">
            <w:pPr>
              <w:pStyle w:val="ListParagraph"/>
              <w:spacing w:line="252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</w:p>
          <w:p w14:paraId="4CD96D4D" w14:textId="77777777" w:rsidR="001E0639" w:rsidRDefault="001E0639" w:rsidP="003A774E">
            <w:pPr>
              <w:pStyle w:val="ListParagraph"/>
              <w:spacing w:line="252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</w:p>
          <w:p w14:paraId="74335415" w14:textId="12806EE6" w:rsidR="001E0639" w:rsidRDefault="001E0639" w:rsidP="003A774E">
            <w:pPr>
              <w:pStyle w:val="ListParagraph"/>
              <w:spacing w:line="252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C</w:t>
            </w:r>
            <w:r w:rsidRPr="00000A8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ustomer </w:t>
            </w:r>
            <w:r w:rsidR="00C63F9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centric approach with …</w:t>
            </w:r>
          </w:p>
          <w:p w14:paraId="1CF808BD" w14:textId="570CE806" w:rsidR="001E0639" w:rsidRPr="008406EF" w:rsidRDefault="000410A5" w:rsidP="003A774E">
            <w:pPr>
              <w:pStyle w:val="ListParagraph"/>
              <w:spacing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Strong </w:t>
            </w:r>
            <w:r w:rsidR="001E063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Focus on both</w:t>
            </w:r>
            <w:r w:rsidR="001E0639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B2B &amp; B2C</w:t>
            </w:r>
            <w:r w:rsidR="001E063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7403DD" w14:textId="4AE675AA" w:rsidR="007706A5" w:rsidRPr="008D7CD7" w:rsidRDefault="007706A5" w:rsidP="007706A5">
            <w:p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  <w:r w:rsidR="00E02FE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highlight d text </w:t>
            </w:r>
            <w:r w:rsidR="00C72C64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–</w:t>
            </w:r>
            <w:r w:rsidR="00E02FE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="00C72C64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running video</w:t>
            </w:r>
            <w:r w:rsidR="00551820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(working env.)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</w:p>
        </w:tc>
      </w:tr>
      <w:tr w:rsidR="007706A5" w:rsidRPr="008D7CD7" w14:paraId="0FB92710" w14:textId="77777777" w:rsidTr="003C0230">
        <w:trPr>
          <w:trHeight w:val="727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612B5B" w14:textId="0F39F886" w:rsidR="007706A5" w:rsidRDefault="007706A5" w:rsidP="007706A5">
            <w:pPr>
              <w:numPr>
                <w:ilvl w:val="0"/>
                <w:numId w:val="5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58315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Intro -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  <w:r w:rsidR="0004787C"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May 2022</w:t>
            </w:r>
            <w:r w:rsidR="0004787C" w:rsidRPr="0058315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  <w:r w:rsidR="0004787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– </w:t>
            </w:r>
            <w:r w:rsidR="00125CEB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TCS </w:t>
            </w:r>
            <w:r w:rsidR="0004787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signing the </w:t>
            </w:r>
            <w:r w:rsidR="0004787C" w:rsidRPr="0058315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contract</w:t>
            </w:r>
            <w:r w:rsidR="00125CEB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with </w:t>
            </w:r>
            <w:r w:rsidR="0004787C" w:rsidRPr="0058315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WAG</w:t>
            </w:r>
            <w:r w:rsidR="00FB187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.</w:t>
            </w:r>
          </w:p>
          <w:p w14:paraId="50662E42" w14:textId="77777777" w:rsidR="00FB1879" w:rsidRDefault="00FB1879" w:rsidP="00125CEB">
            <w:pPr>
              <w:shd w:val="clear" w:color="auto" w:fill="FFFFFF"/>
              <w:ind w:left="720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It’d the </w:t>
            </w:r>
            <w:r w:rsidR="00D53E0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Beginning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…</w:t>
            </w:r>
            <w:r w:rsidR="00D53E0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</w:p>
          <w:p w14:paraId="41C7892B" w14:textId="1D06A25E" w:rsidR="007706A5" w:rsidRPr="00583155" w:rsidRDefault="00D53E00" w:rsidP="00125CEB">
            <w:pPr>
              <w:shd w:val="clear" w:color="auto" w:fill="FFFFFF"/>
              <w:ind w:left="720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of a</w:t>
            </w:r>
            <w:r w:rsidR="0053379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vibrant </w:t>
            </w:r>
            <w:r w:rsidR="00C544E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n</w:t>
            </w:r>
            <w:r w:rsidR="00C544E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d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exciting journey</w:t>
            </w:r>
            <w:r w:rsidR="00A44A86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!</w:t>
            </w:r>
            <w:r w:rsidR="007706A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</w:p>
          <w:p w14:paraId="1EE612C9" w14:textId="0184C042" w:rsidR="007706A5" w:rsidRDefault="007706A5" w:rsidP="007706A5">
            <w:pPr>
              <w:pStyle w:val="ListParagraph"/>
              <w:numPr>
                <w:ilvl w:val="0"/>
                <w:numId w:val="5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June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2022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– </w:t>
            </w:r>
            <w:r w:rsidRPr="001B421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Blueprinting </w:t>
            </w:r>
            <w:r w:rsidR="00E76A6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starts with</w:t>
            </w:r>
            <w:r w:rsidR="00FD29AB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massive </w:t>
            </w:r>
            <w:r w:rsidR="002A2FA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twists and turns in the project scope… </w:t>
            </w:r>
            <w:r w:rsidR="002A2FA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  <w:t xml:space="preserve">leading to </w:t>
            </w:r>
            <w:r w:rsidR="004C7FA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an </w:t>
            </w:r>
            <w:r w:rsidR="004C7FA7" w:rsidRPr="001B421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uphill</w:t>
            </w:r>
            <w:r w:rsidR="004C7FA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  <w:r w:rsidR="004C7FA7" w:rsidRPr="005D00D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task</w:t>
            </w:r>
            <w:r w:rsidR="004C7FA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  <w:r w:rsidR="00A520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- </w:t>
            </w:r>
            <w:r w:rsidR="004C7FA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90% revamp and realignment </w:t>
            </w:r>
            <w:r w:rsidR="00BD745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of SOW</w:t>
            </w:r>
            <w:r w:rsidR="00A06F2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  <w:t>S</w:t>
            </w:r>
            <w:r w:rsidR="00A06F27" w:rsidRPr="001B421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copes </w:t>
            </w:r>
            <w:r w:rsidR="00A06F2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without </w:t>
            </w:r>
            <w:r w:rsidR="00A06F27" w:rsidRPr="001B421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any existence </w:t>
            </w:r>
            <w:r w:rsidR="00A06F2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were </w:t>
            </w:r>
            <w:r w:rsidR="00DF387B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also </w:t>
            </w:r>
            <w:r w:rsidR="00A06F2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found </w:t>
            </w:r>
            <w:r w:rsidR="002F7C6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scattered </w:t>
            </w:r>
            <w:r w:rsidR="00A06F2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alongside, </w:t>
            </w:r>
            <w:r w:rsidR="00DF387B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making it extremely difficult to outline</w:t>
            </w:r>
            <w:r w:rsidR="00FC6006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.</w:t>
            </w:r>
            <w:r w:rsidR="00DF387B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  <w:r w:rsidR="00A06F2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</w:p>
          <w:p w14:paraId="5D795FE4" w14:textId="77777777" w:rsidR="009D2947" w:rsidRPr="009D2947" w:rsidRDefault="00333F8C" w:rsidP="005F40BF">
            <w:pPr>
              <w:pStyle w:val="ListParagraph"/>
              <w:numPr>
                <w:ilvl w:val="0"/>
                <w:numId w:val="5"/>
              </w:numPr>
              <w:shd w:val="clear" w:color="auto" w:fill="FFFFFF"/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Feb 23 </w:t>
            </w:r>
            <w:r w:rsidR="005F40BF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–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  <w:r w:rsidR="005F40BF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8 months of hard work finally paid off!</w:t>
            </w:r>
          </w:p>
          <w:p w14:paraId="6445943A" w14:textId="77777777" w:rsidR="002036C8" w:rsidRPr="002036C8" w:rsidRDefault="009D2947" w:rsidP="005F40BF">
            <w:pPr>
              <w:pStyle w:val="ListParagraph"/>
              <w:numPr>
                <w:ilvl w:val="0"/>
                <w:numId w:val="5"/>
              </w:numPr>
              <w:shd w:val="clear" w:color="auto" w:fill="FFFFFF"/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13 pieces of the puzzle </w:t>
            </w:r>
            <w:r w:rsidR="001F3C7B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finally falls into place.</w:t>
            </w:r>
          </w:p>
          <w:p w14:paraId="3C5367C0" w14:textId="4A7421E8" w:rsidR="00333F8C" w:rsidRPr="004677F6" w:rsidRDefault="005F40BF" w:rsidP="002036C8">
            <w:pPr>
              <w:pStyle w:val="ListParagraph"/>
              <w:shd w:val="clear" w:color="auto" w:fill="FFFFFF"/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C00411" w14:textId="082121B8" w:rsidR="007706A5" w:rsidRDefault="005F40BF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50</w:t>
            </w:r>
            <w:r w:rsidR="007706A5">
              <w:rPr>
                <w:rFonts w:asciiTheme="majorHAnsi" w:hAnsiTheme="majorHAnsi" w:cstheme="majorHAnsi"/>
                <w:sz w:val="20"/>
                <w:szCs w:val="20"/>
              </w:rPr>
              <w:t xml:space="preserve"> sec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077431" w14:textId="77777777" w:rsidR="007706A5" w:rsidRPr="00445821" w:rsidRDefault="007706A5" w:rsidP="007706A5">
            <w:pPr>
              <w:pStyle w:val="ListParagraph"/>
              <w:numPr>
                <w:ilvl w:val="0"/>
                <w:numId w:val="7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44582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May 2022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  <w:r w:rsidRPr="0044582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contract signed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  <w:r w:rsidRPr="0044582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TCS &amp; WAG</w:t>
            </w:r>
          </w:p>
          <w:p w14:paraId="12014D7A" w14:textId="77777777" w:rsidR="007706A5" w:rsidRPr="00CD5738" w:rsidRDefault="007706A5" w:rsidP="007706A5">
            <w:pPr>
              <w:pStyle w:val="ListParagraph"/>
              <w:numPr>
                <w:ilvl w:val="0"/>
                <w:numId w:val="7"/>
              </w:numPr>
              <w:spacing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June 2022</w:t>
            </w:r>
          </w:p>
          <w:p w14:paraId="5705F458" w14:textId="77777777" w:rsidR="007706A5" w:rsidRDefault="007706A5" w:rsidP="007706A5">
            <w:pPr>
              <w:pStyle w:val="ListParagraph"/>
              <w:spacing w:line="252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Redefining t</w:t>
            </w:r>
            <w:r w:rsidRPr="001B421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he SOW &amp; Function</w:t>
            </w:r>
          </w:p>
          <w:p w14:paraId="1A7BC88F" w14:textId="77777777" w:rsidR="007706A5" w:rsidRDefault="007706A5" w:rsidP="007706A5">
            <w:pPr>
              <w:pStyle w:val="ListParagraph"/>
              <w:numPr>
                <w:ilvl w:val="0"/>
                <w:numId w:val="7"/>
              </w:numPr>
              <w:spacing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 Months</w:t>
            </w:r>
          </w:p>
          <w:p w14:paraId="19C9E1B4" w14:textId="4625162F" w:rsidR="007706A5" w:rsidRPr="0064037F" w:rsidRDefault="007706A5" w:rsidP="0064037F">
            <w:pPr>
              <w:shd w:val="clear" w:color="auto" w:fill="FFFFFF"/>
              <w:ind w:left="360"/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</w:pPr>
          </w:p>
          <w:p w14:paraId="6F68FFC7" w14:textId="517F7F4C" w:rsidR="007706A5" w:rsidRPr="004C6438" w:rsidRDefault="007706A5" w:rsidP="0064037F">
            <w:pPr>
              <w:pStyle w:val="ListParagraph"/>
              <w:spacing w:line="252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A079BA" w14:textId="77777777" w:rsidR="006A39FD" w:rsidRDefault="00C0626E" w:rsidP="006A39FD">
            <w:pPr>
              <w:pStyle w:val="ListParagraph"/>
              <w:numPr>
                <w:ilvl w:val="0"/>
                <w:numId w:val="12"/>
              </w:num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6A39F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CLIPS - </w:t>
            </w:r>
            <w:r w:rsidR="007706A5" w:rsidRPr="006A39F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Signing - Handshake </w:t>
            </w:r>
            <w:r w:rsidRPr="006A39F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- </w:t>
            </w:r>
            <w:r w:rsidR="007706A5" w:rsidRPr="006A39F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petal shower</w:t>
            </w:r>
            <w:r w:rsidRPr="006A39F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- </w:t>
            </w:r>
            <w:r w:rsidR="007706A5" w:rsidRPr="006A39F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bursting of crackers</w:t>
            </w:r>
          </w:p>
          <w:p w14:paraId="147E88AD" w14:textId="17CBC08D" w:rsidR="006A39FD" w:rsidRDefault="006A39FD" w:rsidP="006A39FD">
            <w:pPr>
              <w:pStyle w:val="ListParagraph"/>
              <w:numPr>
                <w:ilvl w:val="0"/>
                <w:numId w:val="12"/>
              </w:num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6A39F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Cliffhanger</w:t>
            </w:r>
          </w:p>
          <w:p w14:paraId="2A295BF2" w14:textId="31698517" w:rsidR="006A39FD" w:rsidRPr="006A39FD" w:rsidRDefault="002600CB" w:rsidP="006A39FD">
            <w:pPr>
              <w:pStyle w:val="ListParagraph"/>
              <w:numPr>
                <w:ilvl w:val="0"/>
                <w:numId w:val="12"/>
              </w:num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Jigsaw puzzle with 13 pieces</w:t>
            </w:r>
            <w:r w:rsidR="00405DDC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, </w:t>
            </w:r>
            <w:proofErr w:type="gramStart"/>
            <w:r w:rsidR="00405DDC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All</w:t>
            </w:r>
            <w:proofErr w:type="gramEnd"/>
            <w:r w:rsidR="00405DDC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13 pieces will have 13 subfunction names. </w:t>
            </w:r>
            <w:r w:rsidR="00615726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–</w:t>
            </w:r>
            <w:r w:rsidR="00615726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  <w:r w:rsidR="008007C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All of them will get flipped </w:t>
            </w:r>
            <w:r w:rsidR="00405DDC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….</w:t>
            </w:r>
            <w:r w:rsidR="00405DDC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  <w:t>a view of mountain peak will appear with a flag on it.</w:t>
            </w:r>
            <w:r w:rsidR="00405DDC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</w:p>
        </w:tc>
      </w:tr>
      <w:tr w:rsidR="002036C8" w:rsidRPr="008D7CD7" w14:paraId="04659F7C" w14:textId="77777777" w:rsidTr="003C0230">
        <w:trPr>
          <w:trHeight w:val="727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094950" w14:textId="03E2FF34" w:rsidR="002036C8" w:rsidRPr="00583155" w:rsidRDefault="004A5A55" w:rsidP="009B2592">
            <w:p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December 2023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  <w:r w:rsidR="0049131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All projects are now LIVE at last! </w:t>
            </w:r>
            <w:r w:rsidR="0049131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  <w:r w:rsidR="002036C8" w:rsidRPr="00A51E1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The team </w:t>
            </w:r>
            <w:proofErr w:type="gramStart"/>
            <w:r w:rsidR="000752D2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is able to</w:t>
            </w:r>
            <w:proofErr w:type="gramEnd"/>
            <w:r w:rsidR="000752D2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  <w:r w:rsidR="002036C8" w:rsidRPr="00A51E1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handle all the issues one-by-one</w:t>
            </w:r>
            <w:r w:rsidR="009B2592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… </w:t>
            </w:r>
            <w:r w:rsidR="009B2592" w:rsidRPr="00A51E1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patiently and impeccably</w:t>
            </w:r>
            <w:r w:rsidR="002036C8" w:rsidRPr="00A51E1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  <w:r w:rsidR="002036C8" w:rsidRPr="00A51E1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  <w:t xml:space="preserve">Lo and behold!!! </w:t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4E5037" w14:textId="77777777" w:rsidR="002036C8" w:rsidRDefault="002036C8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D4C18F" w14:textId="653BC4E8" w:rsidR="002036C8" w:rsidRPr="002D52ED" w:rsidRDefault="002036C8" w:rsidP="002036C8">
            <w:pPr>
              <w:pStyle w:val="ListParagraph"/>
              <w:numPr>
                <w:ilvl w:val="0"/>
                <w:numId w:val="7"/>
              </w:numPr>
              <w:spacing w:line="252" w:lineRule="auto"/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r w:rsidRPr="002D52ED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Each issue meticulously handled</w:t>
            </w:r>
            <w:r w:rsidR="00491314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!</w:t>
            </w:r>
          </w:p>
          <w:p w14:paraId="37122A45" w14:textId="71746588" w:rsidR="002036C8" w:rsidRPr="002D52ED" w:rsidRDefault="002036C8" w:rsidP="002036C8">
            <w:pPr>
              <w:pStyle w:val="ListParagraph"/>
              <w:numPr>
                <w:ilvl w:val="0"/>
                <w:numId w:val="7"/>
              </w:numPr>
              <w:shd w:val="clear" w:color="auto" w:fill="FFFFFF"/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</w:pPr>
            <w:ins w:id="0" w:author="Microsoft Word" w:date="2024-02-01T19:09:00Z">
              <w:r w:rsidRPr="002D52ED">
                <w:rPr>
                  <w:rFonts w:asciiTheme="majorHAnsi" w:eastAsia="Times New Roman" w:hAnsiTheme="majorHAnsi" w:cstheme="majorHAnsi"/>
                  <w:i/>
                  <w:iCs/>
                  <w:color w:val="000000"/>
                  <w:sz w:val="20"/>
                  <w:szCs w:val="20"/>
                  <w:lang w:eastAsia="en-GB"/>
                </w:rPr>
                <w:t>December 2023</w:t>
              </w:r>
              <w:r>
                <w:rPr>
                  <w:rFonts w:asciiTheme="majorHAnsi" w:eastAsia="Times New Roman" w:hAnsiTheme="majorHAnsi" w:cstheme="majorHAnsi"/>
                  <w:i/>
                  <w:iCs/>
                  <w:color w:val="000000"/>
                  <w:sz w:val="20"/>
                  <w:szCs w:val="20"/>
                  <w:lang w:eastAsia="en-GB"/>
                </w:rPr>
                <w:t xml:space="preserve"> </w:t>
              </w:r>
              <w:r>
                <w:rPr>
                  <w:rFonts w:asciiTheme="majorHAnsi" w:eastAsia="Times New Roman" w:hAnsiTheme="majorHAnsi" w:cstheme="majorHAnsi"/>
                  <w:i/>
                  <w:iCs/>
                  <w:color w:val="000000"/>
                  <w:sz w:val="20"/>
                  <w:szCs w:val="20"/>
                  <w:lang w:eastAsia="en-GB"/>
                </w:rPr>
                <w:br/>
              </w:r>
            </w:ins>
            <w:r w:rsidRPr="002D52ED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All projects 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go </w:t>
            </w:r>
            <w:r w:rsidRPr="002D52ED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LIVE</w:t>
            </w:r>
            <w:del w:id="1" w:author="Microsoft Word" w:date="2024-02-01T19:09:00Z">
              <w:r w:rsidRPr="002D52ED">
                <w:rPr>
                  <w:rFonts w:asciiTheme="majorHAnsi" w:eastAsia="Times New Roman" w:hAnsiTheme="majorHAnsi" w:cstheme="majorHAnsi"/>
                  <w:i/>
                  <w:iCs/>
                  <w:color w:val="000000"/>
                  <w:sz w:val="20"/>
                  <w:szCs w:val="20"/>
                  <w:lang w:eastAsia="en-GB"/>
                </w:rPr>
                <w:delText xml:space="preserve"> </w:delText>
              </w:r>
            </w:del>
          </w:p>
          <w:p w14:paraId="1B6812C4" w14:textId="77777777" w:rsidR="002036C8" w:rsidRPr="00445821" w:rsidRDefault="002036C8" w:rsidP="002036C8">
            <w:pPr>
              <w:pStyle w:val="ListParagraph"/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A4B94E" w14:textId="2B0C3524" w:rsidR="002036C8" w:rsidRPr="003F1334" w:rsidRDefault="003F1334" w:rsidP="003F1334">
            <w:p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Cheers – glasses clicking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  <w:t xml:space="preserve">celebration with trophy and confetti </w:t>
            </w:r>
          </w:p>
        </w:tc>
      </w:tr>
      <w:tr w:rsidR="007706A5" w:rsidRPr="008D7CD7" w14:paraId="2D7FEFB5" w14:textId="77777777" w:rsidTr="008D7CD7"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D1DB6A" w14:textId="77777777" w:rsidR="007706A5" w:rsidRPr="003C0230" w:rsidRDefault="007706A5" w:rsidP="007706A5">
            <w:pPr>
              <w:shd w:val="clear" w:color="auto" w:fill="FFFFFF"/>
              <w:ind w:left="720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Talent Overview –</w:t>
            </w:r>
          </w:p>
          <w:p w14:paraId="1EDB4BCC" w14:textId="77777777" w:rsidR="007706A5" w:rsidRPr="003C0230" w:rsidRDefault="007706A5" w:rsidP="007706A5">
            <w:pPr>
              <w:numPr>
                <w:ilvl w:val="1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Marketing FTE coverage within WBS scope is 12% but </w:t>
            </w: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lastRenderedPageBreak/>
              <w:t>sub-function coverage is 21% signifies that we are the tower with one of the most diversified requirements resulting equally diverse talent mix.</w:t>
            </w:r>
          </w:p>
          <w:p w14:paraId="5DF7A63A" w14:textId="77777777" w:rsidR="007706A5" w:rsidRPr="003C0230" w:rsidRDefault="007706A5" w:rsidP="007706A5">
            <w:pPr>
              <w:numPr>
                <w:ilvl w:val="1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It requires BPS process skills as well as IT skills along with mix of Creative &amp; coding knowledge.</w:t>
            </w:r>
          </w:p>
          <w:p w14:paraId="00B0E61A" w14:textId="77777777" w:rsidR="007706A5" w:rsidRPr="003C0230" w:rsidRDefault="007706A5" w:rsidP="007706A5">
            <w:pPr>
              <w:numPr>
                <w:ilvl w:val="1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All the processes require 100+ applications which rightly describes the diversity here.</w:t>
            </w:r>
          </w:p>
          <w:p w14:paraId="1D781D8F" w14:textId="77777777" w:rsidR="007706A5" w:rsidRPr="003C0230" w:rsidRDefault="007706A5" w:rsidP="007706A5">
            <w:pPr>
              <w:numPr>
                <w:ilvl w:val="1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Cultural mix – The team is having presence in more than 10 locations on &amp; offshore makes it truly global. It </w:t>
            </w:r>
            <w:proofErr w:type="gramStart"/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really worth</w:t>
            </w:r>
            <w:proofErr w:type="gramEnd"/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an appreciation when we see associates are collaborating seamlessly without any impact!</w:t>
            </w:r>
          </w:p>
          <w:p w14:paraId="0D6184D7" w14:textId="76CE8498" w:rsidR="007706A5" w:rsidRPr="003C0230" w:rsidRDefault="007706A5" w:rsidP="007706A5">
            <w:pPr>
              <w:numPr>
                <w:ilvl w:val="1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Besides standard roles, various niche skillsets made the tower very unique of </w:t>
            </w:r>
            <w:proofErr w:type="spellStart"/>
            <w:proofErr w:type="gramStart"/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it’s</w:t>
            </w:r>
            <w:proofErr w:type="spellEnd"/>
            <w:proofErr w:type="gramEnd"/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kind! </w:t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31E4D3" w14:textId="14915C68" w:rsidR="007706A5" w:rsidRPr="008D7CD7" w:rsidRDefault="007706A5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CFD435" w14:textId="77777777" w:rsidR="007706A5" w:rsidRPr="003C0230" w:rsidRDefault="007706A5" w:rsidP="007706A5">
            <w:p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Requires curated roles like:</w:t>
            </w:r>
          </w:p>
          <w:p w14:paraId="160ECC43" w14:textId="77777777" w:rsidR="007706A5" w:rsidRDefault="007706A5" w:rsidP="007706A5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AB7F56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ACC Architects,</w:t>
            </w:r>
          </w:p>
          <w:p w14:paraId="642AEB70" w14:textId="77777777" w:rsidR="007706A5" w:rsidRDefault="007706A5" w:rsidP="007706A5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AB7F56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lastRenderedPageBreak/>
              <w:t>Motion Graphic Designers,</w:t>
            </w:r>
          </w:p>
          <w:p w14:paraId="38B4E554" w14:textId="77777777" w:rsidR="007706A5" w:rsidRDefault="007706A5" w:rsidP="007706A5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AB7F56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Data Analysts with knowledge of Power BI, Python &amp; </w:t>
            </w:r>
            <w:proofErr w:type="spellStart"/>
            <w:r w:rsidRPr="00AB7F56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Pyspark</w:t>
            </w:r>
            <w:proofErr w:type="spellEnd"/>
            <w:r w:rsidRPr="00AB7F56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, Azure, Data Bricks</w:t>
            </w:r>
          </w:p>
          <w:p w14:paraId="64B4ADC6" w14:textId="77777777" w:rsidR="007706A5" w:rsidRDefault="007706A5" w:rsidP="007706A5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DB63FF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Project Manager with knowledge of Design,</w:t>
            </w:r>
          </w:p>
          <w:p w14:paraId="090AAB3C" w14:textId="77777777" w:rsidR="007706A5" w:rsidRDefault="007706A5" w:rsidP="007706A5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DB63FF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Digital Marketing Specialist with prior experience of handling high marketing spend,</w:t>
            </w:r>
          </w:p>
          <w:p w14:paraId="6D98577A" w14:textId="77777777" w:rsidR="007706A5" w:rsidRDefault="007706A5" w:rsidP="007706A5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DB63FF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F&amp;A expert with Ariba &amp; documentation experience,</w:t>
            </w:r>
          </w:p>
          <w:p w14:paraId="081677ED" w14:textId="77777777" w:rsidR="007706A5" w:rsidRDefault="007706A5" w:rsidP="007706A5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DB63FF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Retail offer data set up experts,</w:t>
            </w:r>
          </w:p>
          <w:p w14:paraId="14392F6F" w14:textId="77777777" w:rsidR="007706A5" w:rsidRDefault="007706A5" w:rsidP="007706A5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DB63FF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signage &amp; media experts,</w:t>
            </w:r>
          </w:p>
          <w:p w14:paraId="1CA46BD9" w14:textId="77777777" w:rsidR="007706A5" w:rsidRDefault="007706A5" w:rsidP="007706A5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DB63FF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Campaign planners,</w:t>
            </w:r>
          </w:p>
          <w:p w14:paraId="2F55D82D" w14:textId="77777777" w:rsidR="007706A5" w:rsidRDefault="007706A5" w:rsidP="007706A5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DB63FF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UI-UX experts,</w:t>
            </w:r>
          </w:p>
          <w:p w14:paraId="23B313DE" w14:textId="77777777" w:rsidR="007706A5" w:rsidRDefault="007706A5" w:rsidP="007706A5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DB63FF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AEM publisher,</w:t>
            </w:r>
          </w:p>
          <w:p w14:paraId="6125F72E" w14:textId="665D487F" w:rsidR="007706A5" w:rsidRPr="00DB63FF" w:rsidRDefault="007706A5" w:rsidP="007706A5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DB63FF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Production Specialist with knowledge of publishing</w:t>
            </w:r>
          </w:p>
          <w:p w14:paraId="22245FC0" w14:textId="62CE048C" w:rsidR="007706A5" w:rsidRPr="008D7CD7" w:rsidRDefault="007706A5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7A0E35" w14:textId="44D81897" w:rsidR="007706A5" w:rsidRPr="008D7CD7" w:rsidRDefault="001A6979" w:rsidP="007706A5">
            <w:pPr>
              <w:spacing w:line="252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Graphics</w:t>
            </w:r>
            <w:r w:rsidR="00DB024F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with curated </w:t>
            </w:r>
            <w:r w:rsidR="00FD34F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animated icons against each of the </w:t>
            </w:r>
            <w:r w:rsidR="00FD34F2">
              <w:rPr>
                <w:rFonts w:asciiTheme="majorHAnsi" w:eastAsia="Calibri" w:hAnsiTheme="majorHAnsi" w:cstheme="majorHAnsi"/>
                <w:sz w:val="20"/>
                <w:szCs w:val="20"/>
              </w:rPr>
              <w:lastRenderedPageBreak/>
              <w:t>skills</w:t>
            </w:r>
            <w:r w:rsidR="006A284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with a good </w:t>
            </w:r>
            <w:r w:rsidR="00023180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background; any </w:t>
            </w:r>
            <w:r w:rsidR="00804818">
              <w:rPr>
                <w:rFonts w:asciiTheme="majorHAnsi" w:eastAsia="Calibri" w:hAnsiTheme="majorHAnsi" w:cstheme="majorHAnsi"/>
                <w:sz w:val="20"/>
                <w:szCs w:val="20"/>
              </w:rPr>
              <w:t>animated background</w:t>
            </w:r>
            <w:r w:rsidR="00633C55">
              <w:rPr>
                <w:rFonts w:asciiTheme="majorHAnsi" w:eastAsia="Calibri" w:hAnsiTheme="majorHAnsi" w:cstheme="majorHAnsi"/>
                <w:sz w:val="20"/>
                <w:szCs w:val="20"/>
              </w:rPr>
              <w:t>?</w:t>
            </w:r>
            <w:r w:rsidR="00DB024F">
              <w:rPr>
                <w:rFonts w:asciiTheme="majorHAnsi" w:eastAsia="Calibri" w:hAnsiTheme="majorHAnsi" w:cstheme="majorHAnsi"/>
                <w:sz w:val="20"/>
                <w:szCs w:val="20"/>
              </w:rPr>
              <w:br/>
            </w:r>
          </w:p>
        </w:tc>
      </w:tr>
      <w:tr w:rsidR="007706A5" w:rsidRPr="008D7CD7" w14:paraId="154FA834" w14:textId="77777777" w:rsidTr="008D7CD7">
        <w:trPr>
          <w:trHeight w:val="96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DEF798" w14:textId="77777777" w:rsidR="00B17FD1" w:rsidRPr="00084887" w:rsidRDefault="007706A5" w:rsidP="00B17FD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sz w:val="18"/>
                <w:szCs w:val="18"/>
                <w:lang w:val="en-US"/>
              </w:rPr>
            </w:pPr>
            <w:r w:rsidRPr="00931BBA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  <w:lastRenderedPageBreak/>
              <w:t>Achievements</w:t>
            </w:r>
            <w:r w:rsidRPr="002D52ED">
              <w:rPr>
                <w:rFonts w:asciiTheme="majorHAnsi" w:hAnsiTheme="majorHAnsi" w:cstheme="majorHAnsi"/>
                <w:color w:val="000000"/>
                <w:sz w:val="20"/>
                <w:szCs w:val="20"/>
                <w:lang w:eastAsia="en-GB"/>
              </w:rPr>
              <w:t xml:space="preserve">: </w:t>
            </w:r>
            <w:r w:rsidR="00B17FD1">
              <w:rPr>
                <w:rFonts w:asciiTheme="majorHAnsi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  <w:r w:rsidR="00B17FD1" w:rsidRPr="00084887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3 Projects have been initiated from scratch and </w:t>
            </w:r>
            <w:r w:rsidR="00B17FD1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are </w:t>
            </w:r>
            <w:r w:rsidR="00B17FD1" w:rsidRPr="00084887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now successfully at BAU!</w:t>
            </w:r>
          </w:p>
          <w:p w14:paraId="07CD7DEE" w14:textId="77777777" w:rsidR="00B17FD1" w:rsidRPr="00084887" w:rsidRDefault="00B17FD1" w:rsidP="00B17FD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8</w:t>
            </w:r>
            <w:r w:rsidRPr="00084887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 transformation opportunities identified, 5 are executed and 3 in WIP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.</w:t>
            </w:r>
          </w:p>
          <w:p w14:paraId="7164C2AA" w14:textId="77777777" w:rsidR="00B17FD1" w:rsidRPr="00DA4E9D" w:rsidRDefault="00B17FD1" w:rsidP="00B17FD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45% or 6 sub-functions have completed one year with no escalations – only appreciations!!!</w:t>
            </w:r>
          </w:p>
          <w:p w14:paraId="418CDE3B" w14:textId="77777777" w:rsidR="00B17FD1" w:rsidRPr="001D67B3" w:rsidRDefault="00B17FD1" w:rsidP="00B17FD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Received first CSI of 78% - second highest within the scope!</w:t>
            </w:r>
          </w:p>
          <w:p w14:paraId="54365B9E" w14:textId="77777777" w:rsidR="00B17FD1" w:rsidRDefault="00B17FD1" w:rsidP="00B17FD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</w:pPr>
            <w:r w:rsidRPr="00B75755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LIQUOR TLC Transformation Opportunity- 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this transformation is now up and running!</w:t>
            </w:r>
          </w:p>
          <w:p w14:paraId="4465A29A" w14:textId="77777777" w:rsidR="00B17FD1" w:rsidRDefault="00B17FD1" w:rsidP="00B17FD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Able to establish a</w:t>
            </w:r>
            <w:r w:rsidRPr="00E82C07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n operating model with focus on individual contribution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/</w:t>
            </w:r>
            <w:r w:rsidRPr="00E82C07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performance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 propelled by award &amp; </w:t>
            </w:r>
            <w:r w:rsidRPr="00E82C07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reward system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.</w:t>
            </w:r>
          </w:p>
          <w:p w14:paraId="0A1BBE7F" w14:textId="77777777" w:rsidR="00B17FD1" w:rsidRDefault="00B17FD1" w:rsidP="00B17FD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Able to cross-train people in critical business areas.</w:t>
            </w:r>
          </w:p>
          <w:p w14:paraId="6567CBBA" w14:textId="77777777" w:rsidR="00B17FD1" w:rsidRPr="00AC5DD2" w:rsidRDefault="00B17FD1" w:rsidP="00B17FD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b/>
                <w:bCs/>
                <w:color w:val="413C3C"/>
                <w:position w:val="1"/>
                <w:sz w:val="20"/>
                <w:szCs w:val="20"/>
                <w:lang w:val="en-US"/>
              </w:rPr>
            </w:pPr>
            <w:r w:rsidRPr="00AC5DD2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Effective alignment of buffer resources across multiple locations made the process more robust from a business continuity perspective.</w:t>
            </w:r>
          </w:p>
          <w:p w14:paraId="59FF843F" w14:textId="77777777" w:rsidR="00B17FD1" w:rsidRDefault="00B17FD1" w:rsidP="00B17FD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</w:pPr>
            <w:r w:rsidRPr="009C28A8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Creative - 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I</w:t>
            </w:r>
            <w:r w:rsidRPr="00AC5DD2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nitial target of templatized execution 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is achieved within few months </w:t>
            </w:r>
            <w:r w:rsidRPr="00AC5DD2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and assignments 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delivered </w:t>
            </w:r>
            <w:r w:rsidRPr="00AC5DD2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that are bespoke in nature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! A</w:t>
            </w:r>
            <w:r w:rsidRPr="00AC5DD2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commendable feat to cherish.</w:t>
            </w:r>
          </w:p>
          <w:p w14:paraId="3A815162" w14:textId="77777777" w:rsidR="00B17FD1" w:rsidRDefault="00B17FD1" w:rsidP="00B17FD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Paid Media – X </w:t>
            </w:r>
          </w:p>
          <w:p w14:paraId="0E1BF70B" w14:textId="77777777" w:rsidR="00B17FD1" w:rsidRPr="00AC5DD2" w:rsidRDefault="00B17FD1" w:rsidP="00B17FD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lastRenderedPageBreak/>
              <w:t>30 appreciations within the first year across the Tower – almost 1 every fortnight!</w:t>
            </w:r>
          </w:p>
          <w:p w14:paraId="12DA4D20" w14:textId="61E11DB0" w:rsidR="007706A5" w:rsidRPr="0082568F" w:rsidRDefault="007706A5" w:rsidP="00B17FD1">
            <w:pPr>
              <w:shd w:val="clear" w:color="auto" w:fill="FFFFFF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CD6DC2" w14:textId="206D8504" w:rsidR="007706A5" w:rsidRPr="008D7CD7" w:rsidRDefault="007706A5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941D91" w14:textId="77777777" w:rsidR="00D46A22" w:rsidRPr="00084887" w:rsidRDefault="00D46A22" w:rsidP="00D46A2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sz w:val="18"/>
                <w:szCs w:val="18"/>
                <w:lang w:val="en-US"/>
              </w:rPr>
            </w:pPr>
            <w:r w:rsidRPr="00084887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3 Projects have been initiated from scratch and 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are </w:t>
            </w:r>
            <w:r w:rsidRPr="00084887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now successfully at BAU!</w:t>
            </w:r>
          </w:p>
          <w:p w14:paraId="5F3F1E43" w14:textId="77777777" w:rsidR="00D46A22" w:rsidRPr="00084887" w:rsidRDefault="00D46A22" w:rsidP="00D46A2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8</w:t>
            </w:r>
            <w:r w:rsidRPr="00084887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 transformation opportunities identified, 5 are executed and 3 in WIP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.</w:t>
            </w:r>
          </w:p>
          <w:p w14:paraId="1378E156" w14:textId="77777777" w:rsidR="00D46A22" w:rsidRPr="00DA4E9D" w:rsidRDefault="00D46A22" w:rsidP="00D46A2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45% or 6 sub-functions have completed one year with no escalations – only appreciations!!!</w:t>
            </w:r>
          </w:p>
          <w:p w14:paraId="1F69506C" w14:textId="77777777" w:rsidR="00D46A22" w:rsidRPr="001D67B3" w:rsidRDefault="00D46A22" w:rsidP="00D46A2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Received first CSI of 78% - second highest within the scope!</w:t>
            </w:r>
          </w:p>
          <w:p w14:paraId="263F1135" w14:textId="77777777" w:rsidR="00D46A22" w:rsidRDefault="00D46A22" w:rsidP="00D46A2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</w:pPr>
            <w:r w:rsidRPr="00B75755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LIQUOR TLC Transformation Opportunity- 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this transformation is now up and running!</w:t>
            </w:r>
          </w:p>
          <w:p w14:paraId="5C83ED27" w14:textId="77777777" w:rsidR="00D46A22" w:rsidRDefault="00D46A22" w:rsidP="00D46A2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Able to establish a</w:t>
            </w:r>
            <w:r w:rsidRPr="00E82C07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n operating model with focus on individual contribution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/</w:t>
            </w:r>
            <w:r w:rsidRPr="00E82C07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performance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 propelled by award &amp; </w:t>
            </w:r>
            <w:r w:rsidRPr="00E82C07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reward system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.</w:t>
            </w:r>
          </w:p>
          <w:p w14:paraId="4C2DD546" w14:textId="77777777" w:rsidR="00D46A22" w:rsidRDefault="00D46A22" w:rsidP="00D46A2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Able to cross-train people in critical business areas.</w:t>
            </w:r>
          </w:p>
          <w:p w14:paraId="155BABAF" w14:textId="77777777" w:rsidR="00D46A22" w:rsidRPr="00AC5DD2" w:rsidRDefault="00D46A22" w:rsidP="00D46A2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b/>
                <w:bCs/>
                <w:color w:val="413C3C"/>
                <w:position w:val="1"/>
                <w:sz w:val="20"/>
                <w:szCs w:val="20"/>
                <w:lang w:val="en-US"/>
              </w:rPr>
            </w:pPr>
            <w:r w:rsidRPr="00AC5DD2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Effective alignment of buffer resources </w:t>
            </w:r>
            <w:r w:rsidRPr="00AC5DD2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lastRenderedPageBreak/>
              <w:t>across multiple locations made the process more robust from a business continuity perspective.</w:t>
            </w:r>
          </w:p>
          <w:p w14:paraId="78D61676" w14:textId="77777777" w:rsidR="00D46A22" w:rsidRDefault="00D46A22" w:rsidP="00D46A2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</w:pPr>
            <w:r w:rsidRPr="009C28A8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Creative - 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I</w:t>
            </w:r>
            <w:r w:rsidRPr="00AC5DD2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nitial target of templatized execution 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is achieved within few months </w:t>
            </w:r>
            <w:r w:rsidRPr="00AC5DD2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and assignments 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delivered </w:t>
            </w:r>
            <w:r w:rsidRPr="00AC5DD2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that are bespoke in nature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! A</w:t>
            </w:r>
            <w:r w:rsidRPr="00AC5DD2"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commendable feat to cherish.</w:t>
            </w:r>
          </w:p>
          <w:p w14:paraId="4828AE6B" w14:textId="77777777" w:rsidR="00D46A22" w:rsidRDefault="00D46A22" w:rsidP="00D46A2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 xml:space="preserve">Paid Media – X </w:t>
            </w:r>
          </w:p>
          <w:p w14:paraId="5BB81AF5" w14:textId="77777777" w:rsidR="00D46A22" w:rsidRPr="00AC5DD2" w:rsidRDefault="00D46A22" w:rsidP="00D46A2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Arial" w:hAnsi="Arial" w:cs="Arial"/>
                <w:color w:val="413C3C"/>
                <w:position w:val="1"/>
                <w:sz w:val="20"/>
                <w:szCs w:val="20"/>
                <w:lang w:val="en-US"/>
              </w:rPr>
              <w:t>30 appreciations within the first year across the Tower – almost 1 every fortnight!</w:t>
            </w:r>
          </w:p>
          <w:p w14:paraId="72F8A0F6" w14:textId="77777777" w:rsidR="007706A5" w:rsidRPr="008D7CD7" w:rsidRDefault="007706A5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43F660" w14:textId="2D29FFE5" w:rsidR="007706A5" w:rsidRPr="00010B8C" w:rsidRDefault="007706A5" w:rsidP="007706A5">
            <w:p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7706A5" w:rsidRPr="008D7CD7" w14:paraId="0610EB73" w14:textId="77777777" w:rsidTr="008D7CD7">
        <w:trPr>
          <w:trHeight w:val="96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73FE7D" w14:textId="4BD53220" w:rsidR="007706A5" w:rsidRPr="002D52ED" w:rsidRDefault="007706A5" w:rsidP="007706A5">
            <w:pPr>
              <w:numPr>
                <w:ilvl w:val="0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931BBA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  <w:t>Testimonials</w:t>
            </w:r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– Hak Kwon, Kimberly Thune, Lexi Federico, Amanda </w:t>
            </w:r>
            <w:proofErr w:type="spellStart"/>
            <w:proofErr w:type="gramStart"/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Mcmurray</w:t>
            </w:r>
            <w:proofErr w:type="spellEnd"/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,</w:t>
            </w:r>
            <w:proofErr w:type="gramEnd"/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Sue K, Sara Odishoo, Nicole C, Brian Eyles. John Curtis, John Schmitz</w:t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F6BA94" w14:textId="2741CE1F" w:rsidR="007706A5" w:rsidRPr="008D7CD7" w:rsidRDefault="005615C0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 sec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60B050" w14:textId="40528504" w:rsidR="007706A5" w:rsidRPr="008D7CD7" w:rsidRDefault="007706A5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5899CB" w14:textId="406CC7BF" w:rsidR="007706A5" w:rsidRPr="00010B8C" w:rsidRDefault="006112D5" w:rsidP="007706A5">
            <w:p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010B8C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Excel sheet</w:t>
            </w:r>
          </w:p>
        </w:tc>
      </w:tr>
      <w:tr w:rsidR="00D46A22" w:rsidRPr="008D7CD7" w14:paraId="329FC6CE" w14:textId="77777777" w:rsidTr="008D7CD7">
        <w:trPr>
          <w:trHeight w:val="96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44B04F" w14:textId="4964C8EA" w:rsidR="00D46A22" w:rsidRPr="00931BBA" w:rsidRDefault="0000178C" w:rsidP="00D46A22">
            <w:pPr>
              <w:numPr>
                <w:ilvl w:val="0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  <w:t>Key Learnings</w:t>
            </w:r>
            <w:r w:rsidR="00D46A22" w:rsidRPr="00931BBA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  <w:t>:</w:t>
            </w:r>
          </w:p>
          <w:p w14:paraId="002CB479" w14:textId="77777777" w:rsidR="00D46A22" w:rsidRPr="002D52ED" w:rsidRDefault="00D46A22" w:rsidP="00D46A22">
            <w:pPr>
              <w:numPr>
                <w:ilvl w:val="1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Business Transformation Initiatives / Value adds &amp; Automation (5 from Manoj &amp; Yogesh + 3 to be executed in future from Dhaval’s tracker)</w:t>
            </w:r>
          </w:p>
          <w:p w14:paraId="514409D3" w14:textId="77777777" w:rsidR="00D46A22" w:rsidRPr="00931BBA" w:rsidRDefault="00D46A22" w:rsidP="00D46A22">
            <w:pPr>
              <w:numPr>
                <w:ilvl w:val="0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39CC2E" w14:textId="77777777" w:rsidR="00D46A22" w:rsidRDefault="00D46A22" w:rsidP="00D46A2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5AC319" w14:textId="77777777" w:rsidR="00D46A22" w:rsidRPr="008D7CD7" w:rsidRDefault="00D46A22" w:rsidP="00D46A2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FB6D5F" w14:textId="4E143D67" w:rsidR="00D46A22" w:rsidRPr="00010B8C" w:rsidRDefault="00D46A22" w:rsidP="00D46A22">
            <w:p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010B8C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Excel sheet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(Automation)</w:t>
            </w:r>
          </w:p>
        </w:tc>
      </w:tr>
      <w:tr w:rsidR="007706A5" w:rsidRPr="008D7CD7" w14:paraId="4688AE4C" w14:textId="77777777" w:rsidTr="008D7CD7">
        <w:trPr>
          <w:trHeight w:val="96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2C4876" w14:textId="0DE71D11" w:rsidR="0000178C" w:rsidRDefault="0000178C" w:rsidP="0000178C">
            <w:p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  <w:t>Move Forward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:</w:t>
            </w:r>
          </w:p>
          <w:p w14:paraId="00B9FD3F" w14:textId="37BB9ABE" w:rsidR="007706A5" w:rsidRPr="00D2666D" w:rsidRDefault="00556F15" w:rsidP="00D2666D">
            <w:pPr>
              <w:numPr>
                <w:ilvl w:val="0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It has been quite a feat t</w:t>
            </w:r>
            <w:r w:rsidR="00C37A8E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o </w:t>
            </w:r>
            <w:r w:rsidR="00C37A8E"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effectively reach</w:t>
            </w:r>
            <w:r w:rsidR="00C37A8E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  <w:r w:rsidR="00537E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100% </w:t>
            </w:r>
            <w:r w:rsidR="00C37A8E"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BAU state</w:t>
            </w:r>
            <w:r w:rsidR="00C37A8E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by d</w:t>
            </w:r>
            <w:r w:rsidR="007706A5"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elivering </w:t>
            </w:r>
            <w:r w:rsidR="00024AB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quality work consistently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,</w:t>
            </w:r>
            <w:r w:rsidR="00024AB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  <w:r w:rsidR="007706A5"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for </w:t>
            </w:r>
            <w:r w:rsidR="00024AB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the </w:t>
            </w:r>
            <w:r w:rsidR="007706A5"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last 12 months. </w:t>
            </w:r>
            <w:r w:rsidR="00C37A8E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  <w:r w:rsidR="001C664A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E</w:t>
            </w:r>
            <w:r w:rsidR="00C37A8E" w:rsidRPr="00556F15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very passing day </w:t>
            </w:r>
            <w:r w:rsidR="00291872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makes</w:t>
            </w:r>
            <w:r w:rsidR="001C664A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 us </w:t>
            </w:r>
            <w:r w:rsidR="00C37A8E" w:rsidRPr="00556F15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build </w:t>
            </w:r>
            <w:r w:rsidR="00291872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on </w:t>
            </w:r>
            <w:r w:rsidR="00C37A8E" w:rsidRPr="00556F15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our knowledge, confidence, and finesse </w:t>
            </w:r>
            <w:r w:rsidR="001A754E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which</w:t>
            </w:r>
            <w:r w:rsidR="00145839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 </w:t>
            </w:r>
            <w:r w:rsidR="00C37A8E" w:rsidRPr="00556F15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ensure</w:t>
            </w:r>
            <w:r w:rsidR="00145839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s</w:t>
            </w:r>
            <w:r w:rsidR="00C37A8E" w:rsidRPr="00556F15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 a steady rise in </w:t>
            </w:r>
            <w:r w:rsidR="008C7997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our </w:t>
            </w:r>
            <w:r w:rsidR="00C37A8E" w:rsidRPr="00556F15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performance</w:t>
            </w:r>
            <w:r w:rsidR="007706A5"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. </w:t>
            </w:r>
            <w:r w:rsidR="00C37A8E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So now we are </w:t>
            </w:r>
            <w:r w:rsidR="00C37A8E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  <w:r w:rsidR="007706A5"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Perfectly poised for more </w:t>
            </w:r>
            <w:r w:rsidR="00C37A8E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and </w:t>
            </w:r>
            <w:r w:rsidR="0003535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enthused for </w:t>
            </w:r>
            <w:r w:rsidR="007706A5"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the next …</w:t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3505F1" w14:textId="16264A58" w:rsidR="007706A5" w:rsidRPr="008D7CD7" w:rsidRDefault="005B785B" w:rsidP="007706A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50 sec</w:t>
            </w:r>
          </w:p>
        </w:tc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DE41B0" w14:textId="77777777" w:rsidR="007706A5" w:rsidRDefault="007706A5" w:rsidP="007706A5">
            <w:pPr>
              <w:pStyle w:val="ListParagraph"/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</w:p>
          <w:p w14:paraId="737BA3BD" w14:textId="77777777" w:rsidR="00487729" w:rsidRPr="002D52ED" w:rsidRDefault="00487729" w:rsidP="00487729">
            <w:pPr>
              <w:pStyle w:val="ListParagraph"/>
              <w:numPr>
                <w:ilvl w:val="0"/>
                <w:numId w:val="7"/>
              </w:numPr>
              <w:spacing w:line="252" w:lineRule="auto"/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r w:rsidRPr="002D52ED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Jan 2024 - </w:t>
            </w:r>
            <w:r w:rsidRPr="002D52ED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100% BAU</w:t>
            </w:r>
          </w:p>
          <w:p w14:paraId="5F31E743" w14:textId="6945757B" w:rsidR="007706A5" w:rsidRPr="008D7CD7" w:rsidRDefault="00487729" w:rsidP="0048772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D52ED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Kudos team WAG!</w:t>
            </w:r>
          </w:p>
        </w:tc>
        <w:tc>
          <w:tcPr>
            <w:tcW w:w="2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81CC56" w14:textId="77777777" w:rsidR="007706A5" w:rsidRDefault="007706A5" w:rsidP="007706A5">
            <w:pPr>
              <w:spacing w:line="252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</w:tbl>
    <w:p w14:paraId="297E9F19" w14:textId="77777777" w:rsidR="00F73269" w:rsidRDefault="00F73269" w:rsidP="00F73269">
      <w:pPr>
        <w:rPr>
          <w:rFonts w:asciiTheme="majorHAnsi" w:hAnsiTheme="majorHAnsi" w:cstheme="majorHAnsi"/>
          <w:sz w:val="20"/>
          <w:szCs w:val="20"/>
        </w:rPr>
      </w:pPr>
    </w:p>
    <w:p w14:paraId="1C42DCA9" w14:textId="77777777" w:rsidR="00717403" w:rsidRDefault="00717403" w:rsidP="00F73269">
      <w:pPr>
        <w:rPr>
          <w:rFonts w:asciiTheme="majorHAnsi" w:hAnsiTheme="majorHAnsi" w:cstheme="majorHAnsi"/>
          <w:sz w:val="20"/>
          <w:szCs w:val="20"/>
        </w:rPr>
      </w:pPr>
    </w:p>
    <w:p w14:paraId="29A2C70D" w14:textId="77777777" w:rsidR="0007114D" w:rsidRDefault="0007114D" w:rsidP="00F73269">
      <w:pPr>
        <w:rPr>
          <w:rFonts w:asciiTheme="majorHAnsi" w:hAnsiTheme="majorHAnsi" w:cstheme="majorHAnsi"/>
          <w:sz w:val="20"/>
          <w:szCs w:val="20"/>
        </w:rPr>
      </w:pPr>
    </w:p>
    <w:p w14:paraId="77980B96" w14:textId="77777777" w:rsidR="0007114D" w:rsidRPr="008D7CD7" w:rsidRDefault="0007114D" w:rsidP="00F73269">
      <w:pPr>
        <w:rPr>
          <w:rFonts w:asciiTheme="majorHAnsi" w:hAnsiTheme="majorHAnsi" w:cstheme="majorHAnsi"/>
          <w:sz w:val="20"/>
          <w:szCs w:val="20"/>
        </w:rPr>
      </w:pPr>
    </w:p>
    <w:p w14:paraId="4D31EDAB" w14:textId="309AEE0B" w:rsidR="00717403" w:rsidRDefault="00717403" w:rsidP="00F73269">
      <w:pPr>
        <w:rPr>
          <w:rFonts w:asciiTheme="majorHAnsi" w:hAnsiTheme="majorHAnsi" w:cstheme="majorHAnsi"/>
          <w:sz w:val="20"/>
          <w:szCs w:val="20"/>
        </w:rPr>
      </w:pPr>
      <w:r w:rsidRPr="008D7CD7">
        <w:rPr>
          <w:rFonts w:asciiTheme="majorHAnsi" w:hAnsiTheme="majorHAnsi" w:cstheme="majorHAnsi"/>
          <w:sz w:val="20"/>
          <w:szCs w:val="20"/>
        </w:rPr>
        <w:t xml:space="preserve">Carl </w:t>
      </w:r>
      <w:proofErr w:type="spellStart"/>
      <w:r w:rsidRPr="008D7CD7">
        <w:rPr>
          <w:rFonts w:asciiTheme="majorHAnsi" w:hAnsiTheme="majorHAnsi" w:cstheme="majorHAnsi"/>
          <w:sz w:val="20"/>
          <w:szCs w:val="20"/>
        </w:rPr>
        <w:t>lewis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: </w:t>
      </w:r>
      <w:r w:rsidR="00783D02" w:rsidRPr="008D7CD7">
        <w:rPr>
          <w:rFonts w:asciiTheme="majorHAnsi" w:hAnsiTheme="majorHAnsi" w:cstheme="majorHAnsi"/>
          <w:sz w:val="20"/>
          <w:szCs w:val="20"/>
        </w:rPr>
        <w:t xml:space="preserve">I don’t like to go </w:t>
      </w:r>
      <w:proofErr w:type="spellStart"/>
      <w:r w:rsidR="00783D02" w:rsidRPr="008D7CD7">
        <w:rPr>
          <w:rFonts w:asciiTheme="majorHAnsi" w:hAnsiTheme="majorHAnsi" w:cstheme="majorHAnsi"/>
          <w:sz w:val="20"/>
          <w:szCs w:val="20"/>
        </w:rPr>
        <w:t>back wards</w:t>
      </w:r>
      <w:proofErr w:type="spellEnd"/>
      <w:r w:rsidR="00783D02" w:rsidRPr="008D7CD7">
        <w:rPr>
          <w:rFonts w:asciiTheme="majorHAnsi" w:hAnsiTheme="majorHAnsi" w:cstheme="majorHAnsi"/>
          <w:sz w:val="20"/>
          <w:szCs w:val="20"/>
        </w:rPr>
        <w:t xml:space="preserve"> but </w:t>
      </w:r>
      <w:proofErr w:type="spellStart"/>
      <w:r w:rsidR="00783D02" w:rsidRPr="008D7CD7">
        <w:rPr>
          <w:rFonts w:asciiTheme="majorHAnsi" w:hAnsiTheme="majorHAnsi" w:cstheme="majorHAnsi"/>
          <w:sz w:val="20"/>
          <w:szCs w:val="20"/>
        </w:rPr>
        <w:t>wen</w:t>
      </w:r>
      <w:proofErr w:type="spellEnd"/>
      <w:r w:rsidR="00783D02" w:rsidRPr="008D7CD7">
        <w:rPr>
          <w:rFonts w:asciiTheme="majorHAnsi" w:hAnsiTheme="majorHAnsi" w:cstheme="majorHAnsi"/>
          <w:sz w:val="20"/>
          <w:szCs w:val="20"/>
        </w:rPr>
        <w:t xml:space="preserve"> I do I </w:t>
      </w:r>
      <w:proofErr w:type="spellStart"/>
      <w:r w:rsidR="00783D02" w:rsidRPr="008D7CD7">
        <w:rPr>
          <w:rFonts w:asciiTheme="majorHAnsi" w:hAnsiTheme="majorHAnsi" w:cstheme="majorHAnsi"/>
          <w:sz w:val="20"/>
          <w:szCs w:val="20"/>
        </w:rPr>
        <w:t>shud</w:t>
      </w:r>
      <w:proofErr w:type="spellEnd"/>
      <w:r w:rsidR="00783D02" w:rsidRPr="008D7CD7">
        <w:rPr>
          <w:rFonts w:asciiTheme="majorHAnsi" w:hAnsiTheme="majorHAnsi" w:cstheme="majorHAnsi"/>
          <w:sz w:val="20"/>
          <w:szCs w:val="20"/>
        </w:rPr>
        <w:t xml:space="preserve"> go for long jump.</w:t>
      </w:r>
    </w:p>
    <w:p w14:paraId="027262FD" w14:textId="5C500488" w:rsidR="00D04227" w:rsidRDefault="00D04227" w:rsidP="007B53A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7B53A0">
        <w:rPr>
          <w:rFonts w:asciiTheme="majorHAnsi" w:hAnsiTheme="majorHAnsi" w:cstheme="majorHAnsi"/>
          <w:sz w:val="20"/>
          <w:szCs w:val="20"/>
        </w:rPr>
        <w:t>“Perfection is not attainable, but if we chase perfection, we can catch excellence.” Vince Lombardi</w:t>
      </w:r>
      <w:r w:rsidR="00906688" w:rsidRPr="007B53A0">
        <w:rPr>
          <w:rFonts w:asciiTheme="majorHAnsi" w:hAnsiTheme="majorHAnsi" w:cstheme="majorHAnsi"/>
          <w:sz w:val="20"/>
          <w:szCs w:val="20"/>
        </w:rPr>
        <w:t xml:space="preserve"> (American football coach and executive in the National Football League (NFL))</w:t>
      </w:r>
    </w:p>
    <w:p w14:paraId="7E2FD9D2" w14:textId="7C94512C" w:rsidR="007B53A0" w:rsidRPr="006338FD" w:rsidRDefault="002D1217" w:rsidP="007B53A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C64C04">
        <w:rPr>
          <w:rFonts w:asciiTheme="majorHAnsi" w:hAnsiTheme="majorHAnsi" w:cstheme="majorHAnsi"/>
          <w:sz w:val="20"/>
          <w:szCs w:val="20"/>
        </w:rPr>
        <w:t>“I can’t change the direction of the wind, but I can adjust my sails to always reach my destination.” Jimmy Dean</w:t>
      </w:r>
      <w:r w:rsidR="00264928">
        <w:rPr>
          <w:rFonts w:asciiTheme="majorHAnsi" w:hAnsiTheme="majorHAnsi" w:cstheme="majorHAnsi"/>
          <w:sz w:val="20"/>
          <w:szCs w:val="20"/>
        </w:rPr>
        <w:t xml:space="preserve"> (American </w:t>
      </w:r>
      <w:r w:rsidR="00F03565">
        <w:rPr>
          <w:rFonts w:asciiTheme="majorHAnsi" w:hAnsiTheme="majorHAnsi" w:cstheme="majorHAnsi"/>
          <w:sz w:val="20"/>
          <w:szCs w:val="20"/>
        </w:rPr>
        <w:t>Country Music Singer</w:t>
      </w:r>
      <w:r w:rsidR="001C67A3">
        <w:rPr>
          <w:rFonts w:asciiTheme="majorHAnsi" w:hAnsiTheme="majorHAnsi" w:cstheme="majorHAnsi"/>
          <w:sz w:val="20"/>
          <w:szCs w:val="20"/>
        </w:rPr>
        <w:t>, Host, Actor, Businessman</w:t>
      </w:r>
      <w:r w:rsidR="00264928">
        <w:rPr>
          <w:rFonts w:asciiTheme="majorHAnsi" w:hAnsiTheme="majorHAnsi" w:cstheme="majorHAnsi"/>
          <w:sz w:val="20"/>
          <w:szCs w:val="20"/>
        </w:rPr>
        <w:t>)</w:t>
      </w:r>
    </w:p>
    <w:p w14:paraId="01BCC00F" w14:textId="3D06A26A" w:rsidR="006338FD" w:rsidRPr="003A6F52" w:rsidRDefault="006338FD" w:rsidP="007B53A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C64C04">
        <w:rPr>
          <w:rFonts w:asciiTheme="majorHAnsi" w:hAnsiTheme="majorHAnsi" w:cstheme="majorHAnsi"/>
          <w:sz w:val="20"/>
          <w:szCs w:val="20"/>
        </w:rPr>
        <w:t>“The merit of all things lies in their difficulty.” Alexandre Dumas</w:t>
      </w:r>
      <w:r w:rsidR="00754975">
        <w:rPr>
          <w:rFonts w:asciiTheme="majorHAnsi" w:hAnsiTheme="majorHAnsi" w:cstheme="majorHAnsi"/>
          <w:sz w:val="20"/>
          <w:szCs w:val="20"/>
        </w:rPr>
        <w:t xml:space="preserve"> (French Author 18</w:t>
      </w:r>
      <w:r w:rsidR="00754975" w:rsidRPr="00754975">
        <w:rPr>
          <w:rFonts w:asciiTheme="majorHAnsi" w:hAnsiTheme="majorHAnsi" w:cstheme="majorHAnsi"/>
          <w:sz w:val="20"/>
          <w:szCs w:val="20"/>
          <w:vertAlign w:val="superscript"/>
        </w:rPr>
        <w:t>th</w:t>
      </w:r>
      <w:r w:rsidR="00754975">
        <w:rPr>
          <w:rFonts w:asciiTheme="majorHAnsi" w:hAnsiTheme="majorHAnsi" w:cstheme="majorHAnsi"/>
          <w:sz w:val="20"/>
          <w:szCs w:val="20"/>
        </w:rPr>
        <w:t xml:space="preserve"> </w:t>
      </w:r>
      <w:r w:rsidR="00716591">
        <w:rPr>
          <w:rFonts w:asciiTheme="majorHAnsi" w:hAnsiTheme="majorHAnsi" w:cstheme="majorHAnsi"/>
          <w:sz w:val="20"/>
          <w:szCs w:val="20"/>
        </w:rPr>
        <w:t>Century</w:t>
      </w:r>
      <w:r w:rsidR="00754975">
        <w:rPr>
          <w:rFonts w:asciiTheme="majorHAnsi" w:hAnsiTheme="majorHAnsi" w:cstheme="majorHAnsi"/>
          <w:sz w:val="20"/>
          <w:szCs w:val="20"/>
        </w:rPr>
        <w:t>)</w:t>
      </w:r>
      <w:r w:rsidR="00716591">
        <w:rPr>
          <w:rFonts w:asciiTheme="majorHAnsi" w:hAnsiTheme="majorHAnsi" w:cstheme="majorHAnsi"/>
          <w:sz w:val="20"/>
          <w:szCs w:val="20"/>
        </w:rPr>
        <w:t xml:space="preserve"> – Three Musketeers </w:t>
      </w:r>
    </w:p>
    <w:p w14:paraId="541C41A6" w14:textId="12DB179D" w:rsidR="003A6F52" w:rsidRPr="00C64C04" w:rsidRDefault="003A6F52" w:rsidP="007B53A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C64C04">
        <w:rPr>
          <w:rFonts w:asciiTheme="majorHAnsi" w:hAnsiTheme="majorHAnsi" w:cstheme="majorHAnsi"/>
          <w:sz w:val="20"/>
          <w:szCs w:val="20"/>
        </w:rPr>
        <w:t>“Believe you can and you’re halfway there.” Theodore Roosevelt</w:t>
      </w:r>
      <w:r w:rsidR="008964F6">
        <w:rPr>
          <w:rFonts w:asciiTheme="majorHAnsi" w:hAnsiTheme="majorHAnsi" w:cstheme="majorHAnsi"/>
          <w:sz w:val="20"/>
          <w:szCs w:val="20"/>
        </w:rPr>
        <w:t xml:space="preserve"> (26</w:t>
      </w:r>
      <w:r w:rsidR="008964F6" w:rsidRPr="00532839">
        <w:rPr>
          <w:rFonts w:asciiTheme="majorHAnsi" w:hAnsiTheme="majorHAnsi" w:cstheme="majorHAnsi"/>
          <w:sz w:val="20"/>
          <w:szCs w:val="20"/>
        </w:rPr>
        <w:t>th</w:t>
      </w:r>
      <w:r w:rsidR="008964F6">
        <w:rPr>
          <w:rFonts w:asciiTheme="majorHAnsi" w:hAnsiTheme="majorHAnsi" w:cstheme="majorHAnsi"/>
          <w:sz w:val="20"/>
          <w:szCs w:val="20"/>
        </w:rPr>
        <w:t xml:space="preserve"> US Prez)</w:t>
      </w:r>
    </w:p>
    <w:p w14:paraId="63EB93E6" w14:textId="1BD2F1A6" w:rsidR="00C64C04" w:rsidRPr="007B53A0" w:rsidRDefault="00C64C04" w:rsidP="007B53A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C64C04">
        <w:rPr>
          <w:rFonts w:asciiTheme="majorHAnsi" w:hAnsiTheme="majorHAnsi" w:cstheme="majorHAnsi"/>
          <w:sz w:val="20"/>
          <w:szCs w:val="20"/>
        </w:rPr>
        <w:lastRenderedPageBreak/>
        <w:t>“All you need is the plan, the road map, and the courage to press on to your destination.” Earl Nightingale</w:t>
      </w:r>
      <w:r w:rsidR="00532839">
        <w:rPr>
          <w:rFonts w:asciiTheme="majorHAnsi" w:hAnsiTheme="majorHAnsi" w:cstheme="majorHAnsi"/>
          <w:sz w:val="20"/>
          <w:szCs w:val="20"/>
        </w:rPr>
        <w:t xml:space="preserve"> (</w:t>
      </w:r>
      <w:r w:rsidR="00532839" w:rsidRPr="00532839">
        <w:rPr>
          <w:rFonts w:asciiTheme="majorHAnsi" w:hAnsiTheme="majorHAnsi" w:cstheme="majorHAnsi"/>
          <w:sz w:val="20"/>
          <w:szCs w:val="20"/>
        </w:rPr>
        <w:t>American radio speaker and author</w:t>
      </w:r>
      <w:r w:rsidR="00532839">
        <w:rPr>
          <w:rFonts w:asciiTheme="majorHAnsi" w:hAnsiTheme="majorHAnsi" w:cstheme="majorHAnsi"/>
          <w:sz w:val="20"/>
          <w:szCs w:val="20"/>
        </w:rPr>
        <w:t>)</w:t>
      </w:r>
    </w:p>
    <w:p w14:paraId="52117719" w14:textId="77777777" w:rsidR="000A0CD6" w:rsidRPr="008D7CD7" w:rsidRDefault="000A0CD6" w:rsidP="00F73269">
      <w:pPr>
        <w:rPr>
          <w:rFonts w:asciiTheme="majorHAnsi" w:hAnsiTheme="majorHAnsi" w:cstheme="majorHAnsi"/>
          <w:sz w:val="20"/>
          <w:szCs w:val="20"/>
        </w:rPr>
      </w:pPr>
    </w:p>
    <w:p w14:paraId="2B5BB3EE" w14:textId="77777777" w:rsidR="003A32B4" w:rsidRPr="008D7CD7" w:rsidRDefault="003A32B4" w:rsidP="00F73269">
      <w:pPr>
        <w:rPr>
          <w:rFonts w:asciiTheme="majorHAnsi" w:hAnsiTheme="majorHAnsi" w:cstheme="majorHAnsi"/>
          <w:sz w:val="20"/>
          <w:szCs w:val="20"/>
        </w:rPr>
      </w:pPr>
    </w:p>
    <w:p w14:paraId="76356BA8" w14:textId="77777777" w:rsidR="003A32B4" w:rsidRPr="008D7CD7" w:rsidRDefault="003A32B4" w:rsidP="00F73269">
      <w:pPr>
        <w:rPr>
          <w:rFonts w:asciiTheme="majorHAnsi" w:hAnsiTheme="majorHAnsi" w:cstheme="majorHAnsi"/>
          <w:sz w:val="20"/>
          <w:szCs w:val="20"/>
        </w:rPr>
      </w:pPr>
    </w:p>
    <w:p w14:paraId="35DD3F34" w14:textId="77777777" w:rsidR="003A32B4" w:rsidRPr="008D7CD7" w:rsidRDefault="003A32B4" w:rsidP="00F73269">
      <w:pPr>
        <w:rPr>
          <w:rFonts w:asciiTheme="majorHAnsi" w:hAnsiTheme="majorHAnsi" w:cstheme="majorHAnsi"/>
          <w:sz w:val="20"/>
          <w:szCs w:val="20"/>
        </w:rPr>
      </w:pPr>
    </w:p>
    <w:p w14:paraId="0416B962" w14:textId="3EE7E4A2" w:rsidR="000A0CD6" w:rsidRPr="008D7CD7" w:rsidRDefault="000A0CD6" w:rsidP="00F7326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D7CD7">
        <w:rPr>
          <w:rFonts w:asciiTheme="majorHAnsi" w:hAnsiTheme="majorHAnsi" w:cstheme="majorHAnsi"/>
          <w:b/>
          <w:bCs/>
          <w:sz w:val="20"/>
          <w:szCs w:val="20"/>
        </w:rPr>
        <w:t>From the tracker</w:t>
      </w:r>
    </w:p>
    <w:p w14:paraId="6F319ABE" w14:textId="69D49F2D" w:rsidR="003A32B4" w:rsidRPr="008D7CD7" w:rsidRDefault="000A0CD6" w:rsidP="003A32B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8D7CD7">
        <w:rPr>
          <w:rFonts w:asciiTheme="majorHAnsi" w:hAnsiTheme="majorHAnsi" w:cstheme="majorHAnsi"/>
          <w:sz w:val="20"/>
          <w:szCs w:val="20"/>
        </w:rPr>
        <w:t xml:space="preserve">Paid media achievements, cost </w:t>
      </w:r>
      <w:r w:rsidR="00F203CB" w:rsidRPr="008D7CD7">
        <w:rPr>
          <w:rFonts w:asciiTheme="majorHAnsi" w:hAnsiTheme="majorHAnsi" w:cstheme="majorHAnsi"/>
          <w:sz w:val="20"/>
          <w:szCs w:val="20"/>
        </w:rPr>
        <w:t xml:space="preserve">n </w:t>
      </w:r>
      <w:r w:rsidRPr="008D7CD7">
        <w:rPr>
          <w:rFonts w:asciiTheme="majorHAnsi" w:hAnsiTheme="majorHAnsi" w:cstheme="majorHAnsi"/>
          <w:sz w:val="20"/>
          <w:szCs w:val="20"/>
        </w:rPr>
        <w:t xml:space="preserve">ROI, </w:t>
      </w:r>
    </w:p>
    <w:p w14:paraId="1C6AD7A4" w14:textId="77777777" w:rsidR="003A32B4" w:rsidRPr="008D7CD7" w:rsidRDefault="000A0CD6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8D7CD7">
        <w:rPr>
          <w:rFonts w:asciiTheme="majorHAnsi" w:hAnsiTheme="majorHAnsi" w:cstheme="majorHAnsi"/>
          <w:sz w:val="20"/>
          <w:szCs w:val="20"/>
        </w:rPr>
        <w:t xml:space="preserve">Achievement on learning new tools and setting up a customized </w:t>
      </w:r>
      <w:proofErr w:type="gramStart"/>
      <w:r w:rsidRPr="008D7CD7">
        <w:rPr>
          <w:rFonts w:asciiTheme="majorHAnsi" w:hAnsiTheme="majorHAnsi" w:cstheme="majorHAnsi"/>
          <w:sz w:val="20"/>
          <w:szCs w:val="20"/>
        </w:rPr>
        <w:t>environment</w:t>
      </w:r>
      <w:proofErr w:type="gramEnd"/>
      <w:r w:rsidRPr="008D7CD7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616396FF" w14:textId="745474FE" w:rsidR="003A32B4" w:rsidRPr="008D7CD7" w:rsidRDefault="000A0CD6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8D7CD7">
        <w:rPr>
          <w:rFonts w:asciiTheme="majorHAnsi" w:hAnsiTheme="majorHAnsi" w:cstheme="majorHAnsi"/>
          <w:sz w:val="20"/>
          <w:szCs w:val="20"/>
        </w:rPr>
        <w:t>Estab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 a sync bet creative team and </w:t>
      </w:r>
      <w:r w:rsidR="00947A76" w:rsidRPr="008D7CD7">
        <w:rPr>
          <w:rFonts w:asciiTheme="majorHAnsi" w:hAnsiTheme="majorHAnsi" w:cstheme="majorHAnsi"/>
          <w:sz w:val="20"/>
          <w:szCs w:val="20"/>
        </w:rPr>
        <w:t xml:space="preserve">delivery team </w:t>
      </w:r>
      <w:r w:rsidR="003A32B4" w:rsidRPr="008D7CD7">
        <w:rPr>
          <w:rFonts w:asciiTheme="majorHAnsi" w:hAnsiTheme="majorHAnsi" w:cstheme="majorHAnsi"/>
          <w:sz w:val="20"/>
          <w:szCs w:val="20"/>
        </w:rPr>
        <w:t xml:space="preserve">for better n integrated delivery </w:t>
      </w:r>
      <w:proofErr w:type="gramStart"/>
      <w:r w:rsidR="003A32B4" w:rsidRPr="008D7CD7">
        <w:rPr>
          <w:rFonts w:asciiTheme="majorHAnsi" w:hAnsiTheme="majorHAnsi" w:cstheme="majorHAnsi"/>
          <w:sz w:val="20"/>
          <w:szCs w:val="20"/>
        </w:rPr>
        <w:t>model</w:t>
      </w:r>
      <w:proofErr w:type="gramEnd"/>
    </w:p>
    <w:p w14:paraId="624C0845" w14:textId="3D5AD9D5" w:rsidR="003A32B4" w:rsidRPr="008D7CD7" w:rsidRDefault="003A32B4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8D7CD7">
        <w:rPr>
          <w:rFonts w:asciiTheme="majorHAnsi" w:hAnsiTheme="majorHAnsi" w:cstheme="majorHAnsi"/>
          <w:sz w:val="20"/>
          <w:szCs w:val="20"/>
        </w:rPr>
        <w:t xml:space="preserve">Process optimization </w:t>
      </w:r>
      <w:proofErr w:type="gramStart"/>
      <w:r w:rsidRPr="008D7CD7">
        <w:rPr>
          <w:rFonts w:asciiTheme="majorHAnsi" w:hAnsiTheme="majorHAnsi" w:cstheme="majorHAnsi"/>
          <w:sz w:val="20"/>
          <w:szCs w:val="20"/>
        </w:rPr>
        <w:t>BAU</w:t>
      </w:r>
      <w:proofErr w:type="gramEnd"/>
    </w:p>
    <w:p w14:paraId="729A1D27" w14:textId="2D299EE3" w:rsidR="00FE66A4" w:rsidRPr="008D7CD7" w:rsidRDefault="00FE66A4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8D7CD7">
        <w:rPr>
          <w:rFonts w:asciiTheme="majorHAnsi" w:hAnsiTheme="majorHAnsi" w:cstheme="majorHAnsi"/>
          <w:sz w:val="20"/>
          <w:szCs w:val="20"/>
        </w:rPr>
        <w:t>Estab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 of </w:t>
      </w:r>
      <w:r w:rsidR="00687220" w:rsidRPr="008D7CD7">
        <w:rPr>
          <w:rFonts w:asciiTheme="majorHAnsi" w:hAnsiTheme="majorHAnsi" w:cstheme="majorHAnsi"/>
          <w:sz w:val="20"/>
          <w:szCs w:val="20"/>
        </w:rPr>
        <w:t xml:space="preserve">integrated n </w:t>
      </w:r>
      <w:proofErr w:type="spellStart"/>
      <w:r w:rsidR="00687220" w:rsidRPr="008D7CD7">
        <w:rPr>
          <w:rFonts w:asciiTheme="majorHAnsi" w:hAnsiTheme="majorHAnsi" w:cstheme="majorHAnsi"/>
          <w:sz w:val="20"/>
          <w:szCs w:val="20"/>
        </w:rPr>
        <w:t>uninteruptd</w:t>
      </w:r>
      <w:proofErr w:type="spellEnd"/>
      <w:r w:rsidR="00687220" w:rsidRPr="008D7CD7">
        <w:rPr>
          <w:rFonts w:asciiTheme="majorHAnsi" w:hAnsiTheme="majorHAnsi" w:cstheme="majorHAnsi"/>
          <w:sz w:val="20"/>
          <w:szCs w:val="20"/>
        </w:rPr>
        <w:t xml:space="preserve"> delivery model </w:t>
      </w:r>
      <w:proofErr w:type="spellStart"/>
      <w:r w:rsidR="00687220" w:rsidRPr="008D7CD7">
        <w:rPr>
          <w:rFonts w:asciiTheme="majorHAnsi" w:hAnsiTheme="majorHAnsi" w:cstheme="majorHAnsi"/>
          <w:sz w:val="20"/>
          <w:szCs w:val="20"/>
        </w:rPr>
        <w:t>wid</w:t>
      </w:r>
      <w:proofErr w:type="spellEnd"/>
      <w:r w:rsidR="00687220" w:rsidRPr="008D7CD7">
        <w:rPr>
          <w:rFonts w:asciiTheme="majorHAnsi" w:hAnsiTheme="majorHAnsi" w:cstheme="majorHAnsi"/>
          <w:sz w:val="20"/>
          <w:szCs w:val="20"/>
        </w:rPr>
        <w:t xml:space="preserve"> proper </w:t>
      </w:r>
      <w:r w:rsidR="005F03AD" w:rsidRPr="008D7CD7">
        <w:rPr>
          <w:rFonts w:asciiTheme="majorHAnsi" w:hAnsiTheme="majorHAnsi" w:cstheme="majorHAnsi"/>
          <w:sz w:val="20"/>
          <w:szCs w:val="20"/>
        </w:rPr>
        <w:t>business continuity plan</w:t>
      </w:r>
    </w:p>
    <w:p w14:paraId="7342E9E3" w14:textId="4E2DF3BD" w:rsidR="00710B6D" w:rsidRPr="008D7CD7" w:rsidRDefault="00710B6D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8D7CD7">
        <w:rPr>
          <w:rFonts w:asciiTheme="majorHAnsi" w:hAnsiTheme="majorHAnsi" w:cstheme="majorHAnsi"/>
          <w:sz w:val="20"/>
          <w:szCs w:val="20"/>
        </w:rPr>
        <w:t>Opratin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 Model </w:t>
      </w:r>
      <w:proofErr w:type="spellStart"/>
      <w:r w:rsidRPr="008D7CD7">
        <w:rPr>
          <w:rFonts w:asciiTheme="majorHAnsi" w:hAnsiTheme="majorHAnsi" w:cstheme="majorHAnsi"/>
          <w:sz w:val="20"/>
          <w:szCs w:val="20"/>
        </w:rPr>
        <w:t>wid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 </w:t>
      </w:r>
      <w:r w:rsidR="00BC6412" w:rsidRPr="008D7CD7">
        <w:rPr>
          <w:rFonts w:asciiTheme="majorHAnsi" w:hAnsiTheme="majorHAnsi" w:cstheme="majorHAnsi"/>
          <w:sz w:val="20"/>
          <w:szCs w:val="20"/>
        </w:rPr>
        <w:t xml:space="preserve">focus on </w:t>
      </w:r>
      <w:proofErr w:type="spellStart"/>
      <w:r w:rsidR="00BC6412" w:rsidRPr="008D7CD7">
        <w:rPr>
          <w:rFonts w:asciiTheme="majorHAnsi" w:hAnsiTheme="majorHAnsi" w:cstheme="majorHAnsi"/>
          <w:sz w:val="20"/>
          <w:szCs w:val="20"/>
        </w:rPr>
        <w:t>indi</w:t>
      </w:r>
      <w:proofErr w:type="spellEnd"/>
      <w:r w:rsidR="00BC6412" w:rsidRPr="008D7CD7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BC6412" w:rsidRPr="008D7CD7">
        <w:rPr>
          <w:rFonts w:asciiTheme="majorHAnsi" w:hAnsiTheme="majorHAnsi" w:cstheme="majorHAnsi"/>
          <w:sz w:val="20"/>
          <w:szCs w:val="20"/>
        </w:rPr>
        <w:t>contri</w:t>
      </w:r>
      <w:proofErr w:type="spellEnd"/>
      <w:r w:rsidR="00BC6412" w:rsidRPr="008D7CD7">
        <w:rPr>
          <w:rFonts w:asciiTheme="majorHAnsi" w:hAnsiTheme="majorHAnsi" w:cstheme="majorHAnsi"/>
          <w:sz w:val="20"/>
          <w:szCs w:val="20"/>
        </w:rPr>
        <w:t xml:space="preserve">, performance, </w:t>
      </w:r>
      <w:proofErr w:type="spellStart"/>
      <w:r w:rsidR="00BC6412" w:rsidRPr="008D7CD7">
        <w:rPr>
          <w:rFonts w:asciiTheme="majorHAnsi" w:hAnsiTheme="majorHAnsi" w:cstheme="majorHAnsi"/>
          <w:sz w:val="20"/>
          <w:szCs w:val="20"/>
        </w:rPr>
        <w:t>achiemnt</w:t>
      </w:r>
      <w:proofErr w:type="spellEnd"/>
      <w:r w:rsidR="00BC6412" w:rsidRPr="008D7CD7">
        <w:rPr>
          <w:rFonts w:asciiTheme="majorHAnsi" w:hAnsiTheme="majorHAnsi" w:cstheme="majorHAnsi"/>
          <w:sz w:val="20"/>
          <w:szCs w:val="20"/>
        </w:rPr>
        <w:t xml:space="preserve"> n reward system</w:t>
      </w:r>
      <w:r w:rsidR="00841A43" w:rsidRPr="008D7CD7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="00841A43" w:rsidRPr="008D7CD7">
        <w:rPr>
          <w:rFonts w:asciiTheme="majorHAnsi" w:hAnsiTheme="majorHAnsi" w:cstheme="majorHAnsi"/>
          <w:sz w:val="20"/>
          <w:szCs w:val="20"/>
        </w:rPr>
        <w:t>make</w:t>
      </w:r>
      <w:proofErr w:type="gramEnd"/>
      <w:r w:rsidR="00841A43" w:rsidRPr="008D7CD7">
        <w:rPr>
          <w:rFonts w:asciiTheme="majorHAnsi" w:hAnsiTheme="majorHAnsi" w:cstheme="majorHAnsi"/>
          <w:sz w:val="20"/>
          <w:szCs w:val="20"/>
        </w:rPr>
        <w:t xml:space="preserve"> d process to active </w:t>
      </w:r>
      <w:proofErr w:type="spellStart"/>
      <w:r w:rsidR="00F821AD" w:rsidRPr="008D7CD7">
        <w:rPr>
          <w:rFonts w:asciiTheme="majorHAnsi" w:hAnsiTheme="majorHAnsi" w:cstheme="majorHAnsi"/>
          <w:sz w:val="20"/>
          <w:szCs w:val="20"/>
        </w:rPr>
        <w:t>wid</w:t>
      </w:r>
      <w:proofErr w:type="spellEnd"/>
      <w:r w:rsidR="00F821AD" w:rsidRPr="008D7CD7">
        <w:rPr>
          <w:rFonts w:asciiTheme="majorHAnsi" w:hAnsiTheme="majorHAnsi" w:cstheme="majorHAnsi"/>
          <w:sz w:val="20"/>
          <w:szCs w:val="20"/>
        </w:rPr>
        <w:t xml:space="preserve"> a go getter attitude.</w:t>
      </w:r>
    </w:p>
    <w:p w14:paraId="5C46115C" w14:textId="49CB4976" w:rsidR="00F203CB" w:rsidRPr="008D7CD7" w:rsidRDefault="00F203CB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8D7CD7">
        <w:rPr>
          <w:rFonts w:asciiTheme="majorHAnsi" w:hAnsiTheme="majorHAnsi" w:cstheme="majorHAnsi"/>
          <w:sz w:val="20"/>
          <w:szCs w:val="20"/>
        </w:rPr>
        <w:t>Alignmnt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 of buffer resources n </w:t>
      </w:r>
      <w:r w:rsidR="00880810" w:rsidRPr="008D7CD7">
        <w:rPr>
          <w:rFonts w:asciiTheme="majorHAnsi" w:hAnsiTheme="majorHAnsi" w:cstheme="majorHAnsi"/>
          <w:sz w:val="20"/>
          <w:szCs w:val="20"/>
        </w:rPr>
        <w:t xml:space="preserve">presences across multi </w:t>
      </w:r>
      <w:proofErr w:type="spellStart"/>
      <w:r w:rsidR="00880810" w:rsidRPr="008D7CD7">
        <w:rPr>
          <w:rFonts w:asciiTheme="majorHAnsi" w:hAnsiTheme="majorHAnsi" w:cstheme="majorHAnsi"/>
          <w:sz w:val="20"/>
          <w:szCs w:val="20"/>
        </w:rPr>
        <w:t>locats</w:t>
      </w:r>
      <w:proofErr w:type="spellEnd"/>
      <w:r w:rsidR="00880810" w:rsidRPr="008D7CD7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880810" w:rsidRPr="008D7CD7">
        <w:rPr>
          <w:rFonts w:asciiTheme="majorHAnsi" w:hAnsiTheme="majorHAnsi" w:cstheme="majorHAnsi"/>
          <w:sz w:val="20"/>
          <w:szCs w:val="20"/>
        </w:rPr>
        <w:t>makin</w:t>
      </w:r>
      <w:proofErr w:type="spellEnd"/>
      <w:r w:rsidR="00880810" w:rsidRPr="008D7CD7">
        <w:rPr>
          <w:rFonts w:asciiTheme="majorHAnsi" w:hAnsiTheme="majorHAnsi" w:cstheme="majorHAnsi"/>
          <w:sz w:val="20"/>
          <w:szCs w:val="20"/>
        </w:rPr>
        <w:t xml:space="preserve"> </w:t>
      </w:r>
      <w:r w:rsidR="00EA4A65" w:rsidRPr="008D7CD7">
        <w:rPr>
          <w:rFonts w:asciiTheme="majorHAnsi" w:hAnsiTheme="majorHAnsi" w:cstheme="majorHAnsi"/>
          <w:sz w:val="20"/>
          <w:szCs w:val="20"/>
        </w:rPr>
        <w:t xml:space="preserve">d process </w:t>
      </w:r>
      <w:r w:rsidR="00880810" w:rsidRPr="008D7CD7">
        <w:rPr>
          <w:rFonts w:asciiTheme="majorHAnsi" w:hAnsiTheme="majorHAnsi" w:cstheme="majorHAnsi"/>
          <w:sz w:val="20"/>
          <w:szCs w:val="20"/>
        </w:rPr>
        <w:t xml:space="preserve">more robust </w:t>
      </w:r>
      <w:proofErr w:type="spellStart"/>
      <w:r w:rsidR="00011321" w:rsidRPr="008D7CD7">
        <w:rPr>
          <w:rFonts w:asciiTheme="majorHAnsi" w:hAnsiTheme="majorHAnsi" w:cstheme="majorHAnsi"/>
          <w:sz w:val="20"/>
          <w:szCs w:val="20"/>
        </w:rPr>
        <w:t>frm</w:t>
      </w:r>
      <w:proofErr w:type="spellEnd"/>
      <w:r w:rsidR="00011321" w:rsidRPr="008D7CD7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11321" w:rsidRPr="008D7CD7">
        <w:rPr>
          <w:rFonts w:asciiTheme="majorHAnsi" w:hAnsiTheme="majorHAnsi" w:cstheme="majorHAnsi"/>
          <w:sz w:val="20"/>
          <w:szCs w:val="20"/>
        </w:rPr>
        <w:t>busins</w:t>
      </w:r>
      <w:proofErr w:type="spellEnd"/>
      <w:r w:rsidR="00011321" w:rsidRPr="008D7CD7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11321" w:rsidRPr="008D7CD7">
        <w:rPr>
          <w:rFonts w:asciiTheme="majorHAnsi" w:hAnsiTheme="majorHAnsi" w:cstheme="majorHAnsi"/>
          <w:sz w:val="20"/>
          <w:szCs w:val="20"/>
        </w:rPr>
        <w:t>conti</w:t>
      </w:r>
      <w:r w:rsidR="00EA4A65" w:rsidRPr="008D7CD7">
        <w:rPr>
          <w:rFonts w:asciiTheme="majorHAnsi" w:hAnsiTheme="majorHAnsi" w:cstheme="majorHAnsi"/>
          <w:sz w:val="20"/>
          <w:szCs w:val="20"/>
        </w:rPr>
        <w:t>nu</w:t>
      </w:r>
      <w:proofErr w:type="spellEnd"/>
      <w:r w:rsidR="00011321" w:rsidRPr="008D7CD7">
        <w:rPr>
          <w:rFonts w:asciiTheme="majorHAnsi" w:hAnsiTheme="majorHAnsi" w:cstheme="majorHAnsi"/>
          <w:sz w:val="20"/>
          <w:szCs w:val="20"/>
        </w:rPr>
        <w:t xml:space="preserve"> perspective</w:t>
      </w:r>
      <w:r w:rsidR="00176393" w:rsidRPr="008D7CD7">
        <w:rPr>
          <w:rFonts w:asciiTheme="majorHAnsi" w:hAnsiTheme="majorHAnsi" w:cstheme="majorHAnsi"/>
          <w:sz w:val="20"/>
          <w:szCs w:val="20"/>
        </w:rPr>
        <w:t>.</w:t>
      </w:r>
    </w:p>
    <w:p w14:paraId="609B3DA7" w14:textId="189689A7" w:rsidR="001B6CEA" w:rsidRPr="008D7CD7" w:rsidRDefault="001B6CEA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8D7CD7">
        <w:rPr>
          <w:rFonts w:asciiTheme="majorHAnsi" w:hAnsiTheme="majorHAnsi" w:cstheme="majorHAnsi"/>
          <w:sz w:val="20"/>
          <w:szCs w:val="20"/>
        </w:rPr>
        <w:t xml:space="preserve">For Creative – team </w:t>
      </w:r>
      <w:proofErr w:type="gramStart"/>
      <w:r w:rsidR="00B33C6E" w:rsidRPr="008D7CD7">
        <w:rPr>
          <w:rFonts w:asciiTheme="majorHAnsi" w:hAnsiTheme="majorHAnsi" w:cstheme="majorHAnsi"/>
          <w:sz w:val="20"/>
          <w:szCs w:val="20"/>
        </w:rPr>
        <w:t>is</w:t>
      </w:r>
      <w:r w:rsidRPr="008D7CD7">
        <w:rPr>
          <w:rFonts w:asciiTheme="majorHAnsi" w:hAnsiTheme="majorHAnsi" w:cstheme="majorHAnsi"/>
          <w:sz w:val="20"/>
          <w:szCs w:val="20"/>
        </w:rPr>
        <w:t xml:space="preserve"> able to</w:t>
      </w:r>
      <w:proofErr w:type="gramEnd"/>
      <w:r w:rsidRPr="008D7CD7">
        <w:rPr>
          <w:rFonts w:asciiTheme="majorHAnsi" w:hAnsiTheme="majorHAnsi" w:cstheme="majorHAnsi"/>
          <w:sz w:val="20"/>
          <w:szCs w:val="20"/>
        </w:rPr>
        <w:t xml:space="preserve"> meet d target of </w:t>
      </w:r>
      <w:proofErr w:type="spellStart"/>
      <w:r w:rsidRPr="008D7CD7">
        <w:rPr>
          <w:rFonts w:asciiTheme="majorHAnsi" w:hAnsiTheme="majorHAnsi" w:cstheme="majorHAnsi"/>
          <w:sz w:val="20"/>
          <w:szCs w:val="20"/>
        </w:rPr>
        <w:t>templatizd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 execution n </w:t>
      </w:r>
      <w:proofErr w:type="spellStart"/>
      <w:r w:rsidR="007F6937" w:rsidRPr="008D7CD7">
        <w:rPr>
          <w:rFonts w:asciiTheme="majorHAnsi" w:hAnsiTheme="majorHAnsi" w:cstheme="majorHAnsi"/>
          <w:sz w:val="20"/>
          <w:szCs w:val="20"/>
        </w:rPr>
        <w:t>startd</w:t>
      </w:r>
      <w:proofErr w:type="spellEnd"/>
      <w:r w:rsidR="007F6937" w:rsidRPr="008D7CD7">
        <w:rPr>
          <w:rFonts w:asciiTheme="majorHAnsi" w:hAnsiTheme="majorHAnsi" w:cstheme="majorHAnsi"/>
          <w:sz w:val="20"/>
          <w:szCs w:val="20"/>
        </w:rPr>
        <w:t xml:space="preserve"> deli </w:t>
      </w:r>
      <w:proofErr w:type="spellStart"/>
      <w:r w:rsidR="007F6937" w:rsidRPr="008D7CD7">
        <w:rPr>
          <w:rFonts w:asciiTheme="majorHAnsi" w:hAnsiTheme="majorHAnsi" w:cstheme="majorHAnsi"/>
          <w:sz w:val="20"/>
          <w:szCs w:val="20"/>
        </w:rPr>
        <w:t>assignmts</w:t>
      </w:r>
      <w:proofErr w:type="spellEnd"/>
      <w:r w:rsidR="007F6937" w:rsidRPr="008D7CD7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7F6937" w:rsidRPr="008D7CD7">
        <w:rPr>
          <w:rFonts w:asciiTheme="majorHAnsi" w:hAnsiTheme="majorHAnsi" w:cstheme="majorHAnsi"/>
          <w:sz w:val="20"/>
          <w:szCs w:val="20"/>
        </w:rPr>
        <w:t>dat</w:t>
      </w:r>
      <w:proofErr w:type="spellEnd"/>
      <w:r w:rsidR="007F6937" w:rsidRPr="008D7CD7">
        <w:rPr>
          <w:rFonts w:asciiTheme="majorHAnsi" w:hAnsiTheme="majorHAnsi" w:cstheme="majorHAnsi"/>
          <w:sz w:val="20"/>
          <w:szCs w:val="20"/>
        </w:rPr>
        <w:t xml:space="preserve"> r bespoke in nature.</w:t>
      </w:r>
      <w:r w:rsidR="00837D24" w:rsidRPr="008D7CD7">
        <w:rPr>
          <w:rFonts w:asciiTheme="majorHAnsi" w:hAnsiTheme="majorHAnsi" w:cstheme="majorHAnsi"/>
          <w:sz w:val="20"/>
          <w:szCs w:val="20"/>
        </w:rPr>
        <w:br/>
        <w:t xml:space="preserve">Dis is a huge leap </w:t>
      </w:r>
      <w:proofErr w:type="spellStart"/>
      <w:r w:rsidR="00837D24" w:rsidRPr="008D7CD7">
        <w:rPr>
          <w:rFonts w:asciiTheme="majorHAnsi" w:hAnsiTheme="majorHAnsi" w:cstheme="majorHAnsi"/>
          <w:sz w:val="20"/>
          <w:szCs w:val="20"/>
        </w:rPr>
        <w:t>frm</w:t>
      </w:r>
      <w:proofErr w:type="spellEnd"/>
      <w:r w:rsidR="00837D24" w:rsidRPr="008D7CD7">
        <w:rPr>
          <w:rFonts w:asciiTheme="majorHAnsi" w:hAnsiTheme="majorHAnsi" w:cstheme="majorHAnsi"/>
          <w:sz w:val="20"/>
          <w:szCs w:val="20"/>
        </w:rPr>
        <w:t xml:space="preserve"> d performance perspective.</w:t>
      </w:r>
    </w:p>
    <w:p w14:paraId="2F277787" w14:textId="3052B586" w:rsidR="00A274CC" w:rsidRPr="008D7CD7" w:rsidRDefault="00A274CC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8D7CD7">
        <w:rPr>
          <w:rFonts w:asciiTheme="majorHAnsi" w:hAnsiTheme="majorHAnsi" w:cstheme="majorHAnsi"/>
          <w:sz w:val="20"/>
          <w:szCs w:val="20"/>
        </w:rPr>
        <w:t xml:space="preserve">Proactively have found flaws in d </w:t>
      </w:r>
      <w:proofErr w:type="gramStart"/>
      <w:r w:rsidRPr="008D7CD7">
        <w:rPr>
          <w:rFonts w:asciiTheme="majorHAnsi" w:hAnsiTheme="majorHAnsi" w:cstheme="majorHAnsi"/>
          <w:sz w:val="20"/>
          <w:szCs w:val="20"/>
        </w:rPr>
        <w:t>budget</w:t>
      </w:r>
      <w:proofErr w:type="gramEnd"/>
    </w:p>
    <w:p w14:paraId="666A5330" w14:textId="77777777" w:rsidR="00107E48" w:rsidRPr="008D7CD7" w:rsidRDefault="00107E48" w:rsidP="00107E48">
      <w:pPr>
        <w:rPr>
          <w:rFonts w:asciiTheme="majorHAnsi" w:hAnsiTheme="majorHAnsi" w:cstheme="majorHAnsi"/>
          <w:sz w:val="20"/>
          <w:szCs w:val="20"/>
        </w:rPr>
      </w:pPr>
    </w:p>
    <w:p w14:paraId="6D117E70" w14:textId="77777777" w:rsidR="00107E48" w:rsidRPr="008D7CD7" w:rsidRDefault="00107E48" w:rsidP="00107E48">
      <w:pPr>
        <w:rPr>
          <w:rFonts w:asciiTheme="majorHAnsi" w:hAnsiTheme="majorHAnsi" w:cstheme="majorHAnsi"/>
          <w:sz w:val="20"/>
          <w:szCs w:val="20"/>
        </w:rPr>
      </w:pPr>
    </w:p>
    <w:p w14:paraId="0732962A" w14:textId="77777777" w:rsidR="003A32B4" w:rsidRPr="008D7CD7" w:rsidRDefault="003A32B4" w:rsidP="00F73269">
      <w:pPr>
        <w:rPr>
          <w:rFonts w:asciiTheme="majorHAnsi" w:hAnsiTheme="majorHAnsi" w:cstheme="majorHAnsi"/>
          <w:sz w:val="20"/>
          <w:szCs w:val="20"/>
        </w:rPr>
      </w:pPr>
    </w:p>
    <w:p w14:paraId="6F6E4695" w14:textId="77777777" w:rsidR="003A32B4" w:rsidRPr="008D7CD7" w:rsidRDefault="003A32B4" w:rsidP="00F73269">
      <w:pPr>
        <w:rPr>
          <w:rFonts w:asciiTheme="majorHAnsi" w:hAnsiTheme="majorHAnsi" w:cstheme="majorHAnsi"/>
          <w:sz w:val="20"/>
          <w:szCs w:val="20"/>
        </w:rPr>
      </w:pPr>
    </w:p>
    <w:p w14:paraId="305BE09B" w14:textId="77777777" w:rsidR="000A0CD6" w:rsidRPr="008D7CD7" w:rsidRDefault="000A0CD6" w:rsidP="00F73269">
      <w:pPr>
        <w:rPr>
          <w:rFonts w:asciiTheme="majorHAnsi" w:hAnsiTheme="majorHAnsi" w:cstheme="majorHAnsi"/>
          <w:sz w:val="20"/>
          <w:szCs w:val="20"/>
        </w:rPr>
      </w:pPr>
    </w:p>
    <w:p w14:paraId="5D7460F4" w14:textId="77777777" w:rsidR="009A5B76" w:rsidRPr="008D7CD7" w:rsidRDefault="009A5B76" w:rsidP="00F73269">
      <w:pPr>
        <w:rPr>
          <w:rFonts w:asciiTheme="majorHAnsi" w:hAnsiTheme="majorHAnsi" w:cstheme="majorHAnsi"/>
          <w:sz w:val="20"/>
          <w:szCs w:val="20"/>
        </w:rPr>
      </w:pPr>
    </w:p>
    <w:sectPr w:rsidR="009A5B76" w:rsidRPr="008D7CD7" w:rsidSect="003874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76237"/>
    <w:multiLevelType w:val="hybridMultilevel"/>
    <w:tmpl w:val="754C72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E151D"/>
    <w:multiLevelType w:val="hybridMultilevel"/>
    <w:tmpl w:val="678CD8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67745"/>
    <w:multiLevelType w:val="multilevel"/>
    <w:tmpl w:val="559A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right"/>
      <w:pPr>
        <w:ind w:left="2160" w:hanging="360"/>
      </w:pPr>
      <w:rPr>
        <w:rFonts w:asciiTheme="majorHAnsi" w:eastAsia="Times New Roman" w:hAnsiTheme="majorHAnsi" w:cstheme="majorHAnsi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5B285A"/>
    <w:multiLevelType w:val="hybridMultilevel"/>
    <w:tmpl w:val="64AA4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B7367"/>
    <w:multiLevelType w:val="hybridMultilevel"/>
    <w:tmpl w:val="0680DE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56F75"/>
    <w:multiLevelType w:val="hybridMultilevel"/>
    <w:tmpl w:val="83BE88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B573A"/>
    <w:multiLevelType w:val="multilevel"/>
    <w:tmpl w:val="83D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upperRoman"/>
      <w:lvlText w:val="%3."/>
      <w:lvlJc w:val="right"/>
      <w:pPr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AC2696"/>
    <w:multiLevelType w:val="hybridMultilevel"/>
    <w:tmpl w:val="2C2CE2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5D3AE8"/>
    <w:multiLevelType w:val="hybridMultilevel"/>
    <w:tmpl w:val="1ED68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0E2485"/>
    <w:multiLevelType w:val="hybridMultilevel"/>
    <w:tmpl w:val="9C7A5CF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662CA3"/>
    <w:multiLevelType w:val="hybridMultilevel"/>
    <w:tmpl w:val="53DC8E26"/>
    <w:lvl w:ilvl="0" w:tplc="CCFC9A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52CB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1A0F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BACF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E877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E698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14DC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045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F04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E213C4F"/>
    <w:multiLevelType w:val="hybridMultilevel"/>
    <w:tmpl w:val="BE0A32A4"/>
    <w:lvl w:ilvl="0" w:tplc="4DC4C47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413C3C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9C469B"/>
    <w:multiLevelType w:val="hybridMultilevel"/>
    <w:tmpl w:val="754C72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261780">
    <w:abstractNumId w:val="10"/>
  </w:num>
  <w:num w:numId="2" w16cid:durableId="132021343">
    <w:abstractNumId w:val="7"/>
  </w:num>
  <w:num w:numId="3" w16cid:durableId="779836162">
    <w:abstractNumId w:val="2"/>
  </w:num>
  <w:num w:numId="4" w16cid:durableId="261574625">
    <w:abstractNumId w:val="6"/>
  </w:num>
  <w:num w:numId="5" w16cid:durableId="1068920710">
    <w:abstractNumId w:val="12"/>
  </w:num>
  <w:num w:numId="6" w16cid:durableId="489759794">
    <w:abstractNumId w:val="9"/>
  </w:num>
  <w:num w:numId="7" w16cid:durableId="1385911758">
    <w:abstractNumId w:val="1"/>
  </w:num>
  <w:num w:numId="8" w16cid:durableId="882518716">
    <w:abstractNumId w:val="0"/>
  </w:num>
  <w:num w:numId="9" w16cid:durableId="1170830584">
    <w:abstractNumId w:val="3"/>
  </w:num>
  <w:num w:numId="10" w16cid:durableId="1250844897">
    <w:abstractNumId w:val="8"/>
  </w:num>
  <w:num w:numId="11" w16cid:durableId="1675959635">
    <w:abstractNumId w:val="4"/>
  </w:num>
  <w:num w:numId="12" w16cid:durableId="2005161434">
    <w:abstractNumId w:val="5"/>
  </w:num>
  <w:num w:numId="13" w16cid:durableId="126093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69"/>
    <w:rsid w:val="00000A81"/>
    <w:rsid w:val="0000178C"/>
    <w:rsid w:val="000038EF"/>
    <w:rsid w:val="0000652B"/>
    <w:rsid w:val="00010B8C"/>
    <w:rsid w:val="00011321"/>
    <w:rsid w:val="00023180"/>
    <w:rsid w:val="00024ABC"/>
    <w:rsid w:val="00031D77"/>
    <w:rsid w:val="000323E7"/>
    <w:rsid w:val="00035358"/>
    <w:rsid w:val="000410A5"/>
    <w:rsid w:val="000440DF"/>
    <w:rsid w:val="00044A46"/>
    <w:rsid w:val="0004787C"/>
    <w:rsid w:val="0007114D"/>
    <w:rsid w:val="000752D2"/>
    <w:rsid w:val="0007645D"/>
    <w:rsid w:val="00081DF0"/>
    <w:rsid w:val="00083E8E"/>
    <w:rsid w:val="000A0CD6"/>
    <w:rsid w:val="000A3DA5"/>
    <w:rsid w:val="000C6E8A"/>
    <w:rsid w:val="000D78A9"/>
    <w:rsid w:val="000F0BE7"/>
    <w:rsid w:val="000F373C"/>
    <w:rsid w:val="001056A6"/>
    <w:rsid w:val="00107E48"/>
    <w:rsid w:val="001101AD"/>
    <w:rsid w:val="00125CEB"/>
    <w:rsid w:val="00126721"/>
    <w:rsid w:val="00143B38"/>
    <w:rsid w:val="00145839"/>
    <w:rsid w:val="00171C90"/>
    <w:rsid w:val="00176393"/>
    <w:rsid w:val="001A6979"/>
    <w:rsid w:val="001A754E"/>
    <w:rsid w:val="001B421A"/>
    <w:rsid w:val="001B6CEA"/>
    <w:rsid w:val="001C664A"/>
    <w:rsid w:val="001C67A3"/>
    <w:rsid w:val="001D20AB"/>
    <w:rsid w:val="001D792C"/>
    <w:rsid w:val="001E0639"/>
    <w:rsid w:val="001F3C7B"/>
    <w:rsid w:val="00200293"/>
    <w:rsid w:val="002036C8"/>
    <w:rsid w:val="002146BF"/>
    <w:rsid w:val="00215224"/>
    <w:rsid w:val="00222EE8"/>
    <w:rsid w:val="00223805"/>
    <w:rsid w:val="00231DE1"/>
    <w:rsid w:val="00232379"/>
    <w:rsid w:val="00255DFF"/>
    <w:rsid w:val="002600CB"/>
    <w:rsid w:val="00260B2F"/>
    <w:rsid w:val="00261395"/>
    <w:rsid w:val="00264928"/>
    <w:rsid w:val="00270894"/>
    <w:rsid w:val="00291872"/>
    <w:rsid w:val="00297871"/>
    <w:rsid w:val="002A2FA1"/>
    <w:rsid w:val="002A68CC"/>
    <w:rsid w:val="002B7072"/>
    <w:rsid w:val="002C685B"/>
    <w:rsid w:val="002D1217"/>
    <w:rsid w:val="002D52ED"/>
    <w:rsid w:val="002E0BCF"/>
    <w:rsid w:val="002F0B1F"/>
    <w:rsid w:val="002F1DEA"/>
    <w:rsid w:val="002F7C63"/>
    <w:rsid w:val="00305DB5"/>
    <w:rsid w:val="0031659B"/>
    <w:rsid w:val="00333F8C"/>
    <w:rsid w:val="00345F9F"/>
    <w:rsid w:val="00361C42"/>
    <w:rsid w:val="003649C9"/>
    <w:rsid w:val="003800D1"/>
    <w:rsid w:val="00386F7B"/>
    <w:rsid w:val="003874D3"/>
    <w:rsid w:val="0039669C"/>
    <w:rsid w:val="003A32B4"/>
    <w:rsid w:val="003A6F52"/>
    <w:rsid w:val="003A7019"/>
    <w:rsid w:val="003A774E"/>
    <w:rsid w:val="003B2407"/>
    <w:rsid w:val="003C0230"/>
    <w:rsid w:val="003D3F10"/>
    <w:rsid w:val="003D5396"/>
    <w:rsid w:val="003E0D1A"/>
    <w:rsid w:val="003E7DD5"/>
    <w:rsid w:val="003F1334"/>
    <w:rsid w:val="003F4640"/>
    <w:rsid w:val="003F74C3"/>
    <w:rsid w:val="00405DDC"/>
    <w:rsid w:val="004219B3"/>
    <w:rsid w:val="004420D2"/>
    <w:rsid w:val="00445821"/>
    <w:rsid w:val="00447BE5"/>
    <w:rsid w:val="004677F6"/>
    <w:rsid w:val="00472B1A"/>
    <w:rsid w:val="00487729"/>
    <w:rsid w:val="00491314"/>
    <w:rsid w:val="00493C22"/>
    <w:rsid w:val="004A5A55"/>
    <w:rsid w:val="004C6438"/>
    <w:rsid w:val="004C7FA7"/>
    <w:rsid w:val="004E2187"/>
    <w:rsid w:val="00511AEA"/>
    <w:rsid w:val="00512855"/>
    <w:rsid w:val="00532839"/>
    <w:rsid w:val="00533790"/>
    <w:rsid w:val="00536C46"/>
    <w:rsid w:val="00537EB8"/>
    <w:rsid w:val="00551820"/>
    <w:rsid w:val="00556F15"/>
    <w:rsid w:val="005615C0"/>
    <w:rsid w:val="00583155"/>
    <w:rsid w:val="005834F4"/>
    <w:rsid w:val="0059733D"/>
    <w:rsid w:val="005A2977"/>
    <w:rsid w:val="005A5C0B"/>
    <w:rsid w:val="005B3094"/>
    <w:rsid w:val="005B785B"/>
    <w:rsid w:val="005B7BB4"/>
    <w:rsid w:val="005C084B"/>
    <w:rsid w:val="005D00D0"/>
    <w:rsid w:val="005E6FAC"/>
    <w:rsid w:val="005F03AD"/>
    <w:rsid w:val="005F40BF"/>
    <w:rsid w:val="0060618A"/>
    <w:rsid w:val="006112D5"/>
    <w:rsid w:val="00615726"/>
    <w:rsid w:val="00617CE6"/>
    <w:rsid w:val="00621497"/>
    <w:rsid w:val="00626C5E"/>
    <w:rsid w:val="006338FD"/>
    <w:rsid w:val="00633C55"/>
    <w:rsid w:val="00634A6F"/>
    <w:rsid w:val="0064037F"/>
    <w:rsid w:val="006445BA"/>
    <w:rsid w:val="006635C3"/>
    <w:rsid w:val="00663667"/>
    <w:rsid w:val="006665D6"/>
    <w:rsid w:val="006672B2"/>
    <w:rsid w:val="00671C1B"/>
    <w:rsid w:val="00683244"/>
    <w:rsid w:val="00687220"/>
    <w:rsid w:val="006A2847"/>
    <w:rsid w:val="006A39FD"/>
    <w:rsid w:val="006B07BD"/>
    <w:rsid w:val="006C68CE"/>
    <w:rsid w:val="006D0D87"/>
    <w:rsid w:val="006D28FF"/>
    <w:rsid w:val="006D54A5"/>
    <w:rsid w:val="006E311A"/>
    <w:rsid w:val="006F1B63"/>
    <w:rsid w:val="006F1FE7"/>
    <w:rsid w:val="006F30CD"/>
    <w:rsid w:val="006F37AA"/>
    <w:rsid w:val="00704B67"/>
    <w:rsid w:val="00710B6D"/>
    <w:rsid w:val="00716591"/>
    <w:rsid w:val="00717403"/>
    <w:rsid w:val="00727EE8"/>
    <w:rsid w:val="007377E2"/>
    <w:rsid w:val="00741937"/>
    <w:rsid w:val="007518EB"/>
    <w:rsid w:val="00754975"/>
    <w:rsid w:val="00760EA4"/>
    <w:rsid w:val="00764D4A"/>
    <w:rsid w:val="007706A5"/>
    <w:rsid w:val="0078374A"/>
    <w:rsid w:val="00783D02"/>
    <w:rsid w:val="007B53A0"/>
    <w:rsid w:val="007D206B"/>
    <w:rsid w:val="007D7E7D"/>
    <w:rsid w:val="007E2539"/>
    <w:rsid w:val="007E2BBF"/>
    <w:rsid w:val="007F633F"/>
    <w:rsid w:val="007F6937"/>
    <w:rsid w:val="008007CA"/>
    <w:rsid w:val="00804818"/>
    <w:rsid w:val="00815BB5"/>
    <w:rsid w:val="0082568F"/>
    <w:rsid w:val="00837D24"/>
    <w:rsid w:val="008406EF"/>
    <w:rsid w:val="00841A43"/>
    <w:rsid w:val="008626FD"/>
    <w:rsid w:val="00872393"/>
    <w:rsid w:val="00880810"/>
    <w:rsid w:val="0088208C"/>
    <w:rsid w:val="00890BC0"/>
    <w:rsid w:val="008964F6"/>
    <w:rsid w:val="008A36C0"/>
    <w:rsid w:val="008C0FFD"/>
    <w:rsid w:val="008C1557"/>
    <w:rsid w:val="008C7997"/>
    <w:rsid w:val="008D1B25"/>
    <w:rsid w:val="008D47BD"/>
    <w:rsid w:val="008D7CD7"/>
    <w:rsid w:val="008E0296"/>
    <w:rsid w:val="008F19BE"/>
    <w:rsid w:val="00904A40"/>
    <w:rsid w:val="00906688"/>
    <w:rsid w:val="0091449F"/>
    <w:rsid w:val="00915D2C"/>
    <w:rsid w:val="00915FA9"/>
    <w:rsid w:val="00931BBA"/>
    <w:rsid w:val="0094208A"/>
    <w:rsid w:val="00947A76"/>
    <w:rsid w:val="00973056"/>
    <w:rsid w:val="009A5B76"/>
    <w:rsid w:val="009B2592"/>
    <w:rsid w:val="009B2C48"/>
    <w:rsid w:val="009C5CCC"/>
    <w:rsid w:val="009D2947"/>
    <w:rsid w:val="009F36A6"/>
    <w:rsid w:val="00A017E0"/>
    <w:rsid w:val="00A06F27"/>
    <w:rsid w:val="00A14814"/>
    <w:rsid w:val="00A2141E"/>
    <w:rsid w:val="00A274CC"/>
    <w:rsid w:val="00A44A86"/>
    <w:rsid w:val="00A51E13"/>
    <w:rsid w:val="00A52030"/>
    <w:rsid w:val="00A777DA"/>
    <w:rsid w:val="00AA0AC8"/>
    <w:rsid w:val="00AA2CCF"/>
    <w:rsid w:val="00AA5911"/>
    <w:rsid w:val="00AB4692"/>
    <w:rsid w:val="00AB7F56"/>
    <w:rsid w:val="00AD1255"/>
    <w:rsid w:val="00AE0102"/>
    <w:rsid w:val="00AE7F25"/>
    <w:rsid w:val="00AF1B91"/>
    <w:rsid w:val="00AF46DD"/>
    <w:rsid w:val="00B010B6"/>
    <w:rsid w:val="00B17C15"/>
    <w:rsid w:val="00B17EFA"/>
    <w:rsid w:val="00B17FD1"/>
    <w:rsid w:val="00B33C6E"/>
    <w:rsid w:val="00B521CC"/>
    <w:rsid w:val="00B62DB1"/>
    <w:rsid w:val="00BB1633"/>
    <w:rsid w:val="00BC6412"/>
    <w:rsid w:val="00BD7453"/>
    <w:rsid w:val="00C0626E"/>
    <w:rsid w:val="00C12637"/>
    <w:rsid w:val="00C23A93"/>
    <w:rsid w:val="00C3074A"/>
    <w:rsid w:val="00C37A8E"/>
    <w:rsid w:val="00C41C6F"/>
    <w:rsid w:val="00C45B7D"/>
    <w:rsid w:val="00C544EC"/>
    <w:rsid w:val="00C57AB6"/>
    <w:rsid w:val="00C63F9A"/>
    <w:rsid w:val="00C64C04"/>
    <w:rsid w:val="00C72C64"/>
    <w:rsid w:val="00CB0732"/>
    <w:rsid w:val="00CB1915"/>
    <w:rsid w:val="00CC2B99"/>
    <w:rsid w:val="00CC5EB3"/>
    <w:rsid w:val="00CD19F8"/>
    <w:rsid w:val="00CD5738"/>
    <w:rsid w:val="00CD587A"/>
    <w:rsid w:val="00D04227"/>
    <w:rsid w:val="00D22F05"/>
    <w:rsid w:val="00D23422"/>
    <w:rsid w:val="00D2666D"/>
    <w:rsid w:val="00D34A20"/>
    <w:rsid w:val="00D37028"/>
    <w:rsid w:val="00D46A22"/>
    <w:rsid w:val="00D53E00"/>
    <w:rsid w:val="00D57665"/>
    <w:rsid w:val="00D61F5A"/>
    <w:rsid w:val="00D932E9"/>
    <w:rsid w:val="00D94765"/>
    <w:rsid w:val="00DB024F"/>
    <w:rsid w:val="00DB2821"/>
    <w:rsid w:val="00DB63FF"/>
    <w:rsid w:val="00DC25A2"/>
    <w:rsid w:val="00DD3566"/>
    <w:rsid w:val="00DE130E"/>
    <w:rsid w:val="00DF387B"/>
    <w:rsid w:val="00E02FE3"/>
    <w:rsid w:val="00E258E8"/>
    <w:rsid w:val="00E27FA6"/>
    <w:rsid w:val="00E37CCE"/>
    <w:rsid w:val="00E407EB"/>
    <w:rsid w:val="00E43B2B"/>
    <w:rsid w:val="00E622E7"/>
    <w:rsid w:val="00E62AC3"/>
    <w:rsid w:val="00E646E9"/>
    <w:rsid w:val="00E76A63"/>
    <w:rsid w:val="00E836A5"/>
    <w:rsid w:val="00E83742"/>
    <w:rsid w:val="00EA4A65"/>
    <w:rsid w:val="00ED2CFE"/>
    <w:rsid w:val="00F03565"/>
    <w:rsid w:val="00F203CB"/>
    <w:rsid w:val="00F30F6B"/>
    <w:rsid w:val="00F576C3"/>
    <w:rsid w:val="00F67E8F"/>
    <w:rsid w:val="00F7146A"/>
    <w:rsid w:val="00F71479"/>
    <w:rsid w:val="00F73269"/>
    <w:rsid w:val="00F821AD"/>
    <w:rsid w:val="00F94FFC"/>
    <w:rsid w:val="00FB17D0"/>
    <w:rsid w:val="00FB1879"/>
    <w:rsid w:val="00FB5300"/>
    <w:rsid w:val="00FB5792"/>
    <w:rsid w:val="00FC6006"/>
    <w:rsid w:val="00FD29AB"/>
    <w:rsid w:val="00FD34F2"/>
    <w:rsid w:val="00FD7FA7"/>
    <w:rsid w:val="00FE66A4"/>
    <w:rsid w:val="00FF172D"/>
    <w:rsid w:val="00FF4C72"/>
    <w:rsid w:val="00FF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8630"/>
  <w15:chartTrackingRefBased/>
  <w15:docId w15:val="{0D4F349D-0068-447E-B99D-705D37FB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269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326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A32B4"/>
    <w:pPr>
      <w:ind w:left="720"/>
      <w:contextualSpacing/>
    </w:pPr>
  </w:style>
  <w:style w:type="character" w:customStyle="1" w:styleId="ui-provider">
    <w:name w:val="ui-provider"/>
    <w:basedOn w:val="DefaultParagraphFont"/>
    <w:rsid w:val="00000A81"/>
  </w:style>
  <w:style w:type="character" w:styleId="Strong">
    <w:name w:val="Strong"/>
    <w:basedOn w:val="DefaultParagraphFont"/>
    <w:uiPriority w:val="22"/>
    <w:qFormat/>
    <w:rsid w:val="00906688"/>
    <w:rPr>
      <w:b/>
      <w:bCs/>
    </w:rPr>
  </w:style>
  <w:style w:type="paragraph" w:customStyle="1" w:styleId="paragraph">
    <w:name w:val="paragraph"/>
    <w:basedOn w:val="Normal"/>
    <w:rsid w:val="00B17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B17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4</Pages>
  <Words>1138</Words>
  <Characters>6489</Characters>
  <Application>Microsoft Office Word</Application>
  <DocSecurity>0</DocSecurity>
  <Lines>54</Lines>
  <Paragraphs>15</Paragraphs>
  <ScaleCrop>false</ScaleCrop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Tanushree Jagga</dc:creator>
  <cp:keywords/>
  <dc:description/>
  <cp:lastModifiedBy>JOYDEEP ROY</cp:lastModifiedBy>
  <cp:revision>224</cp:revision>
  <dcterms:created xsi:type="dcterms:W3CDTF">2024-01-29T06:22:00Z</dcterms:created>
  <dcterms:modified xsi:type="dcterms:W3CDTF">2024-02-01T15:32:00Z</dcterms:modified>
</cp:coreProperties>
</file>