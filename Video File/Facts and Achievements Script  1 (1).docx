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17567E" w14:textId="0BA61A5F" w:rsidR="00F73269" w:rsidRPr="008D7CD7" w:rsidRDefault="06BF38A0" w:rsidP="00F73269">
      <w:pPr>
        <w:rPr>
          <w:rFonts w:asciiTheme="majorHAnsi" w:hAnsiTheme="majorHAnsi" w:cstheme="majorBidi"/>
          <w:sz w:val="20"/>
          <w:szCs w:val="20"/>
        </w:rPr>
      </w:pPr>
      <w:r w:rsidRPr="0729031D">
        <w:rPr>
          <w:rFonts w:asciiTheme="majorHAnsi" w:hAnsiTheme="majorHAnsi" w:cstheme="majorBidi"/>
          <w:sz w:val="20"/>
          <w:szCs w:val="20"/>
        </w:rPr>
        <w:t xml:space="preserve"> </w:t>
      </w:r>
    </w:p>
    <w:tbl>
      <w:tblPr>
        <w:tblStyle w:val="TableGrid"/>
        <w:tblW w:w="11189" w:type="dxa"/>
        <w:tblLayout w:type="fixed"/>
        <w:tblLook w:val="04A0" w:firstRow="1" w:lastRow="0" w:firstColumn="1" w:lastColumn="0" w:noHBand="0" w:noVBand="1"/>
      </w:tblPr>
      <w:tblGrid>
        <w:gridCol w:w="4040"/>
        <w:gridCol w:w="1195"/>
        <w:gridCol w:w="3544"/>
        <w:gridCol w:w="2410"/>
      </w:tblGrid>
      <w:tr w:rsidR="00F73269" w:rsidRPr="008D7CD7" w14:paraId="3C903B4F" w14:textId="77777777" w:rsidTr="0053117F">
        <w:trPr>
          <w:trHeight w:val="840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5E0440" w14:textId="77777777" w:rsidR="00F73269" w:rsidRPr="008D7CD7" w:rsidRDefault="00F73269" w:rsidP="0045482A">
            <w:pPr>
              <w:jc w:val="center"/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1D20AB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V</w:t>
            </w:r>
            <w:r w:rsidRPr="001D20AB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oice</w:t>
            </w:r>
            <w:r w:rsidRPr="008D7CD7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 Over</w:t>
            </w:r>
          </w:p>
        </w:tc>
        <w:tc>
          <w:tcPr>
            <w:tcW w:w="1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D5FB6A" w14:textId="77777777" w:rsidR="00F73269" w:rsidRPr="008D7CD7" w:rsidRDefault="00F73269" w:rsidP="0045482A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D7CD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Duration of Video</w:t>
            </w:r>
            <w:r w:rsidRPr="008D7CD7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1B0E7C" w14:textId="77777777" w:rsidR="00F73269" w:rsidRPr="008D7CD7" w:rsidRDefault="00F73269" w:rsidP="0045482A">
            <w:pPr>
              <w:spacing w:line="252" w:lineRule="auto"/>
              <w:jc w:val="center"/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8D7CD7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Text-on-screen</w:t>
            </w:r>
          </w:p>
        </w:tc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07AA5A" w14:textId="77777777" w:rsidR="00F73269" w:rsidRPr="008D7CD7" w:rsidRDefault="00F73269" w:rsidP="0045482A">
            <w:pPr>
              <w:spacing w:line="252" w:lineRule="auto"/>
              <w:jc w:val="center"/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</w:p>
          <w:p w14:paraId="5D1F098C" w14:textId="77777777" w:rsidR="00F73269" w:rsidRPr="008D7CD7" w:rsidRDefault="00F73269" w:rsidP="0045482A">
            <w:pPr>
              <w:spacing w:line="252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D7CD7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Visual Treatment</w:t>
            </w:r>
          </w:p>
          <w:p w14:paraId="0ABE2B4F" w14:textId="77777777" w:rsidR="00F73269" w:rsidRPr="008D7CD7" w:rsidRDefault="00F73269" w:rsidP="0045482A">
            <w:pPr>
              <w:spacing w:line="252" w:lineRule="auto"/>
              <w:jc w:val="center"/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</w:p>
        </w:tc>
      </w:tr>
      <w:tr w:rsidR="7B0B72AE" w14:paraId="307D12B7" w14:textId="77777777" w:rsidTr="0053117F">
        <w:trPr>
          <w:trHeight w:val="4530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2E6643" w14:textId="791DC032" w:rsidR="7B0B72AE" w:rsidRDefault="7B0B72AE" w:rsidP="7B0B72AE">
            <w:pPr>
              <w:rPr>
                <w:rFonts w:asciiTheme="majorHAnsi" w:eastAsia="Times New Roman" w:hAnsiTheme="majorHAnsi" w:cstheme="majorBidi"/>
                <w:i/>
                <w:iCs/>
                <w:color w:val="000000" w:themeColor="text1"/>
                <w:sz w:val="20"/>
                <w:szCs w:val="20"/>
                <w:lang w:eastAsia="en-GB"/>
              </w:rPr>
            </w:pPr>
          </w:p>
        </w:tc>
        <w:tc>
          <w:tcPr>
            <w:tcW w:w="1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C5F95D" w14:textId="66510662" w:rsidR="7B0B72AE" w:rsidRDefault="7B0B72AE" w:rsidP="7B0B72AE">
            <w:pPr>
              <w:rPr>
                <w:rFonts w:asciiTheme="majorHAnsi" w:hAnsiTheme="majorHAnsi" w:cstheme="majorBidi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A6FE15" w14:textId="7C720A14" w:rsidR="1517F31C" w:rsidRDefault="1517F31C" w:rsidP="7B0B72AE">
            <w:pPr>
              <w:pStyle w:val="ListParagraph"/>
              <w:numPr>
                <w:ilvl w:val="0"/>
                <w:numId w:val="14"/>
              </w:numPr>
              <w:spacing w:line="252" w:lineRule="auto"/>
              <w:rPr>
                <w:rFonts w:asciiTheme="majorHAnsi" w:hAnsiTheme="majorHAnsi" w:cstheme="majorBidi"/>
                <w:sz w:val="20"/>
                <w:szCs w:val="20"/>
              </w:rPr>
            </w:pPr>
            <w:r w:rsidRPr="7B0B72AE">
              <w:rPr>
                <w:rFonts w:asciiTheme="majorHAnsi" w:eastAsia="Calibri" w:hAnsiTheme="majorHAnsi" w:cstheme="majorBidi"/>
                <w:b/>
                <w:bCs/>
                <w:sz w:val="20"/>
                <w:szCs w:val="20"/>
              </w:rPr>
              <w:t>Walgreens (Logo) – Marketing Tower</w:t>
            </w:r>
          </w:p>
        </w:tc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A22A19" w14:textId="0C7DBF0B" w:rsidR="7B0B72AE" w:rsidRDefault="7B0B72AE" w:rsidP="7B0B72AE">
            <w:pPr>
              <w:spacing w:line="252" w:lineRule="auto"/>
            </w:pPr>
          </w:p>
        </w:tc>
      </w:tr>
      <w:tr w:rsidR="003F6C82" w:rsidRPr="008D7CD7" w14:paraId="67C520E1" w14:textId="77777777" w:rsidTr="0053117F">
        <w:trPr>
          <w:trHeight w:val="4530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D9AFCE" w14:textId="30F7A6DE" w:rsidR="003F6C82" w:rsidRPr="004677F6" w:rsidRDefault="003F6C82" w:rsidP="7B0B72AE">
            <w:pPr>
              <w:rPr>
                <w:rFonts w:ascii="Calibri Light" w:hAnsi="Calibri Light" w:cs="Calibri Light"/>
                <w:i/>
                <w:iCs/>
                <w:color w:val="000000" w:themeColor="text1"/>
                <w:sz w:val="20"/>
                <w:szCs w:val="20"/>
              </w:rPr>
            </w:pPr>
            <w:r w:rsidRPr="7B0B72AE">
              <w:rPr>
                <w:rFonts w:asciiTheme="majorHAnsi" w:eastAsia="Times New Roman" w:hAnsiTheme="majorHAnsi" w:cstheme="majorBidi"/>
                <w:i/>
                <w:iCs/>
                <w:color w:val="000000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Since </w:t>
            </w:r>
            <w:r w:rsidR="134D87ED" w:rsidRPr="7B0B72AE"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t>the transition</w:t>
            </w:r>
            <w:r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, WBS Marketing Team in collaboration with Walgreens stakeholders </w:t>
            </w:r>
            <w:r w:rsidR="05268163" w:rsidRPr="7B0B72AE"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t>are</w:t>
            </w:r>
            <w:r w:rsidRPr="7B0B72AE"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 </w:t>
            </w:r>
            <w:r w:rsidR="30D6170D" w:rsidRPr="7B0B72AE"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t>working relentlessly to provide</w:t>
            </w:r>
            <w:r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 the best retail experience to the end-users</w:t>
            </w:r>
            <w:r w:rsidR="66DB3201" w:rsidRPr="7B0B72AE"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t>...</w:t>
            </w:r>
          </w:p>
          <w:p w14:paraId="74EC20B5" w14:textId="4CC1D492" w:rsidR="003F6C82" w:rsidRPr="004677F6" w:rsidRDefault="32417FD2" w:rsidP="7B0B72AE">
            <w:pPr>
              <w:rPr>
                <w:rFonts w:ascii="Calibri Light" w:hAnsi="Calibri Light" w:cs="Calibri Light"/>
                <w:i/>
                <w:iCs/>
                <w:color w:val="000000" w:themeColor="text1"/>
                <w:sz w:val="20"/>
                <w:szCs w:val="20"/>
              </w:rPr>
            </w:pPr>
            <w:r w:rsidRPr="7B0B72AE"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t>The team has a strong f</w:t>
            </w:r>
            <w:r w:rsidR="003F6C82" w:rsidRPr="7B0B72AE"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t>ocus</w:t>
            </w:r>
            <w:r w:rsidR="003F6C82"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 on seamless orchestration between various online and offline marketing handles like – Offer data setup, signage planning &amp; execution, project management, ads &amp; promotions, paid marketing, measurements of customer responses &amp; deployed campaigns etc. </w:t>
            </w:r>
            <w:r w:rsidR="003F6C82"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br/>
            </w:r>
          </w:p>
          <w:p w14:paraId="28182292" w14:textId="6A232D38" w:rsidR="003F6C82" w:rsidRPr="004677F6" w:rsidRDefault="003F6C82" w:rsidP="003F6C82">
            <w:pPr>
              <w:rPr>
                <w:rFonts w:asciiTheme="majorHAnsi" w:eastAsia="Times New Roman" w:hAnsiTheme="majorHAnsi" w:cstheme="majorBidi"/>
                <w:i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br/>
              <w:t>With consumer expectations rising every single moment WBS, as </w:t>
            </w:r>
            <w:r>
              <w:rPr>
                <w:rFonts w:ascii="Aptos" w:hAnsi="Aptos"/>
                <w:color w:val="000000"/>
                <w:bdr w:val="none" w:sz="0" w:space="0" w:color="auto" w:frame="1"/>
                <w:shd w:val="clear" w:color="auto" w:fill="FFFFFF"/>
              </w:rPr>
              <w:t>a </w:t>
            </w:r>
            <w:r>
              <w:rPr>
                <w:rFonts w:ascii="Calibri Light" w:hAnsi="Calibri Light" w:cs="Calibri Light"/>
                <w:i/>
                <w:iCs/>
                <w:color w:val="000000"/>
                <w:sz w:val="20"/>
                <w:szCs w:val="20"/>
                <w:bdr w:val="none" w:sz="0" w:space="0" w:color="auto" w:frame="1"/>
                <w:shd w:val="clear" w:color="auto" w:fill="FFFFFF"/>
              </w:rPr>
              <w:t>marketer, aims to put customer needs (B2B &amp; B2C) at the center of every activity performed by them</w:t>
            </w:r>
            <w:r w:rsidRPr="7B0B72AE">
              <w:rPr>
                <w:rFonts w:asciiTheme="majorHAnsi" w:eastAsia="Times New Roman" w:hAnsiTheme="majorHAnsi" w:cstheme="majorBidi"/>
                <w:i/>
                <w:color w:val="000000"/>
                <w:sz w:val="20"/>
                <w:szCs w:val="20"/>
                <w:lang w:eastAsia="en-GB"/>
              </w:rPr>
              <w:t>.</w:t>
            </w:r>
          </w:p>
        </w:tc>
        <w:tc>
          <w:tcPr>
            <w:tcW w:w="1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630EE0" w14:textId="77777777" w:rsidR="003F6C82" w:rsidRDefault="003F6C82" w:rsidP="003F6C8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50 sec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br/>
            </w:r>
            <w:r>
              <w:rPr>
                <w:rFonts w:asciiTheme="majorHAnsi" w:hAnsiTheme="majorHAnsi" w:cstheme="majorHAnsi"/>
                <w:sz w:val="20"/>
                <w:szCs w:val="20"/>
              </w:rPr>
              <w:br/>
            </w:r>
          </w:p>
          <w:p w14:paraId="5C3EA939" w14:textId="77777777" w:rsidR="003F6C82" w:rsidRDefault="003F6C82" w:rsidP="003F6C82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AEEE7AA" w14:textId="77777777" w:rsidR="003F6C82" w:rsidRDefault="003F6C82" w:rsidP="003F6C82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A3A5D8A" w14:textId="77777777" w:rsidR="003F6C82" w:rsidRDefault="003F6C82" w:rsidP="003F6C82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C236FD7" w14:textId="77777777" w:rsidR="003F6C82" w:rsidRDefault="003F6C82" w:rsidP="003F6C82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6867CD8" w14:textId="77777777" w:rsidR="003F6C82" w:rsidRDefault="003F6C82" w:rsidP="003F6C82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0706056" w14:textId="77777777" w:rsidR="003F6C82" w:rsidRDefault="003F6C82" w:rsidP="003F6C82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22C6C00" w14:textId="77777777" w:rsidR="003F6C82" w:rsidRDefault="003F6C82" w:rsidP="003F6C82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D383503" w14:textId="77777777" w:rsidR="003F6C82" w:rsidRDefault="003F6C82" w:rsidP="003F6C82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0F3061E" w14:textId="60568097" w:rsidR="003F6C82" w:rsidRPr="008D7CD7" w:rsidRDefault="003F6C82" w:rsidP="003F6C8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 sec</w:t>
            </w: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061032" w14:textId="0AAD102D" w:rsidR="003F6C82" w:rsidRPr="0003797C" w:rsidRDefault="003F6C82" w:rsidP="003F6C82">
            <w:pPr>
              <w:pStyle w:val="ListParagraph"/>
              <w:numPr>
                <w:ilvl w:val="0"/>
                <w:numId w:val="10"/>
              </w:numPr>
              <w:spacing w:line="252" w:lineRule="auto"/>
              <w:rPr>
                <w:rFonts w:asciiTheme="majorHAnsi" w:eastAsia="Calibri" w:hAnsiTheme="majorHAnsi" w:cstheme="majorBidi"/>
                <w:b/>
                <w:sz w:val="20"/>
                <w:szCs w:val="20"/>
              </w:rPr>
            </w:pPr>
            <w:r w:rsidRPr="7B0B72AE">
              <w:rPr>
                <w:rFonts w:asciiTheme="majorHAnsi" w:eastAsia="Calibri" w:hAnsiTheme="majorHAnsi" w:cstheme="majorBidi"/>
                <w:b/>
                <w:sz w:val="20"/>
                <w:szCs w:val="20"/>
              </w:rPr>
              <w:t xml:space="preserve">Almost 2 years back – </w:t>
            </w:r>
            <w:r w:rsidR="49BDE939" w:rsidRPr="7B0B72AE">
              <w:rPr>
                <w:rFonts w:asciiTheme="majorHAnsi" w:eastAsia="Calibri" w:hAnsiTheme="majorHAnsi" w:cstheme="majorBidi"/>
                <w:b/>
                <w:bCs/>
                <w:sz w:val="20"/>
                <w:szCs w:val="20"/>
              </w:rPr>
              <w:t>the</w:t>
            </w:r>
            <w:r w:rsidRPr="7B0B72AE">
              <w:rPr>
                <w:rFonts w:asciiTheme="majorHAnsi" w:eastAsia="Calibri" w:hAnsiTheme="majorHAnsi" w:cstheme="majorBidi"/>
                <w:b/>
                <w:sz w:val="20"/>
                <w:szCs w:val="20"/>
              </w:rPr>
              <w:t xml:space="preserve"> team was formed with</w:t>
            </w:r>
            <w:r w:rsidR="4A20EC2A" w:rsidRPr="7B0B72AE">
              <w:rPr>
                <w:rFonts w:asciiTheme="majorHAnsi" w:eastAsia="Calibri" w:hAnsiTheme="majorHAnsi" w:cstheme="majorBidi"/>
                <w:b/>
                <w:bCs/>
                <w:sz w:val="20"/>
                <w:szCs w:val="20"/>
              </w:rPr>
              <w:t xml:space="preserve"> </w:t>
            </w:r>
            <w:r w:rsidRPr="7B0B72AE">
              <w:rPr>
                <w:rFonts w:asciiTheme="majorHAnsi" w:eastAsia="Calibri" w:hAnsiTheme="majorHAnsi" w:cstheme="majorBidi"/>
                <w:b/>
                <w:sz w:val="20"/>
                <w:szCs w:val="20"/>
              </w:rPr>
              <w:t>79 skilled resources</w:t>
            </w:r>
            <w:r w:rsidR="3C93D6D5" w:rsidRPr="7B0B72AE">
              <w:rPr>
                <w:rFonts w:asciiTheme="majorHAnsi" w:eastAsia="Calibri" w:hAnsiTheme="majorHAnsi" w:cstheme="majorBidi"/>
                <w:b/>
                <w:bCs/>
                <w:sz w:val="20"/>
                <w:szCs w:val="20"/>
              </w:rPr>
              <w:t>...</w:t>
            </w:r>
          </w:p>
          <w:p w14:paraId="48BF2882" w14:textId="0A86C164" w:rsidR="003F6C82" w:rsidRPr="00D40642" w:rsidRDefault="003F6C82" w:rsidP="7B0B72AE">
            <w:pPr>
              <w:pStyle w:val="ListParagraph"/>
              <w:numPr>
                <w:ilvl w:val="0"/>
                <w:numId w:val="10"/>
              </w:numPr>
              <w:spacing w:line="252" w:lineRule="auto"/>
              <w:rPr>
                <w:rFonts w:asciiTheme="majorHAnsi" w:hAnsiTheme="majorHAnsi" w:cstheme="majorBidi"/>
                <w:sz w:val="20"/>
                <w:szCs w:val="20"/>
              </w:rPr>
            </w:pPr>
            <w:r w:rsidRPr="7B0B72AE">
              <w:rPr>
                <w:rFonts w:asciiTheme="majorHAnsi" w:eastAsia="Calibri" w:hAnsiTheme="majorHAnsi" w:cstheme="majorBidi"/>
                <w:b/>
                <w:sz w:val="20"/>
                <w:szCs w:val="20"/>
              </w:rPr>
              <w:t xml:space="preserve">From </w:t>
            </w:r>
            <w:r w:rsidRPr="7B0B72AE">
              <w:rPr>
                <w:rFonts w:asciiTheme="majorHAnsi" w:eastAsia="Calibri" w:hAnsiTheme="majorHAnsi" w:cstheme="majorBidi"/>
                <w:b/>
                <w:i/>
                <w:sz w:val="20"/>
                <w:szCs w:val="20"/>
              </w:rPr>
              <w:t>Diverse</w:t>
            </w:r>
            <w:r w:rsidRPr="7B0B72AE">
              <w:rPr>
                <w:rFonts w:asciiTheme="majorHAnsi" w:eastAsia="Calibri" w:hAnsiTheme="majorHAnsi" w:cstheme="majorBidi"/>
                <w:b/>
                <w:sz w:val="20"/>
                <w:szCs w:val="20"/>
              </w:rPr>
              <w:t xml:space="preserve"> executional area in Marketing</w:t>
            </w:r>
          </w:p>
          <w:p w14:paraId="1AA806E3" w14:textId="7B4837CF" w:rsidR="003F6C82" w:rsidRPr="00D40642" w:rsidRDefault="2571DE19" w:rsidP="003F6C82">
            <w:pPr>
              <w:pStyle w:val="ListParagraph"/>
              <w:numPr>
                <w:ilvl w:val="0"/>
                <w:numId w:val="10"/>
              </w:numPr>
              <w:spacing w:line="252" w:lineRule="auto"/>
              <w:rPr>
                <w:rFonts w:asciiTheme="majorHAnsi" w:hAnsiTheme="majorHAnsi" w:cstheme="majorBidi"/>
                <w:sz w:val="20"/>
                <w:szCs w:val="20"/>
              </w:rPr>
            </w:pPr>
            <w:r w:rsidRPr="7B0B72AE">
              <w:rPr>
                <w:rFonts w:asciiTheme="majorHAnsi" w:eastAsia="Calibri" w:hAnsiTheme="majorHAnsi" w:cstheme="majorBidi"/>
                <w:b/>
                <w:bCs/>
                <w:sz w:val="20"/>
                <w:szCs w:val="20"/>
              </w:rPr>
              <w:t>Most of them are</w:t>
            </w:r>
            <w:r w:rsidR="003F6C82" w:rsidRPr="7B0B72AE">
              <w:rPr>
                <w:rFonts w:asciiTheme="majorHAnsi" w:eastAsia="Calibri" w:hAnsiTheme="majorHAnsi" w:cstheme="majorBidi"/>
                <w:b/>
                <w:bCs/>
                <w:sz w:val="20"/>
                <w:szCs w:val="20"/>
              </w:rPr>
              <w:t xml:space="preserve"> </w:t>
            </w:r>
            <w:r w:rsidR="7A61B6DF" w:rsidRPr="7B0B72AE">
              <w:rPr>
                <w:rFonts w:asciiTheme="majorHAnsi" w:eastAsia="Calibri" w:hAnsiTheme="majorHAnsi" w:cstheme="majorBidi"/>
                <w:b/>
                <w:bCs/>
                <w:sz w:val="20"/>
                <w:szCs w:val="20"/>
              </w:rPr>
              <w:t>s</w:t>
            </w:r>
            <w:r w:rsidR="003F6C82" w:rsidRPr="7B0B72AE">
              <w:rPr>
                <w:rFonts w:asciiTheme="majorHAnsi" w:eastAsia="Calibri" w:hAnsiTheme="majorHAnsi" w:cstheme="majorBidi"/>
                <w:b/>
                <w:bCs/>
                <w:sz w:val="20"/>
                <w:szCs w:val="20"/>
              </w:rPr>
              <w:t>killed</w:t>
            </w:r>
            <w:r w:rsidR="003F6C82" w:rsidRPr="7B0B72AE">
              <w:rPr>
                <w:rFonts w:asciiTheme="majorHAnsi" w:eastAsia="Calibri" w:hAnsiTheme="majorHAnsi" w:cstheme="majorBidi"/>
                <w:b/>
                <w:sz w:val="20"/>
                <w:szCs w:val="20"/>
              </w:rPr>
              <w:t xml:space="preserve"> in Several high on-demand applications</w:t>
            </w:r>
          </w:p>
          <w:p w14:paraId="6C31C1C8" w14:textId="7343C2CD" w:rsidR="7B0B72AE" w:rsidRDefault="7B0B72AE" w:rsidP="7B0B72AE">
            <w:pPr>
              <w:spacing w:line="252" w:lineRule="auto"/>
              <w:rPr>
                <w:rFonts w:asciiTheme="majorHAnsi" w:hAnsiTheme="majorHAnsi" w:cstheme="majorBidi"/>
                <w:sz w:val="20"/>
                <w:szCs w:val="20"/>
              </w:rPr>
            </w:pPr>
          </w:p>
          <w:p w14:paraId="1A6F2E08" w14:textId="0C6FF096" w:rsidR="7B0B72AE" w:rsidRDefault="7B0B72AE" w:rsidP="7B0B72AE">
            <w:pPr>
              <w:spacing w:line="252" w:lineRule="auto"/>
              <w:rPr>
                <w:rFonts w:asciiTheme="majorHAnsi" w:hAnsiTheme="majorHAnsi" w:cstheme="majorBidi"/>
                <w:sz w:val="20"/>
                <w:szCs w:val="20"/>
              </w:rPr>
            </w:pPr>
          </w:p>
          <w:p w14:paraId="578E3A75" w14:textId="6309768D" w:rsidR="7B0B72AE" w:rsidRDefault="7B0B72AE" w:rsidP="7B0B72AE">
            <w:pPr>
              <w:spacing w:line="252" w:lineRule="auto"/>
              <w:rPr>
                <w:rFonts w:asciiTheme="majorHAnsi" w:hAnsiTheme="majorHAnsi" w:cstheme="majorBidi"/>
                <w:sz w:val="20"/>
                <w:szCs w:val="20"/>
              </w:rPr>
            </w:pPr>
          </w:p>
          <w:p w14:paraId="7E619643" w14:textId="34FCD164" w:rsidR="7B0B72AE" w:rsidRDefault="7B0B72AE" w:rsidP="7B0B72AE">
            <w:pPr>
              <w:spacing w:line="252" w:lineRule="auto"/>
              <w:rPr>
                <w:rFonts w:asciiTheme="majorHAnsi" w:hAnsiTheme="majorHAnsi" w:cstheme="majorBidi"/>
                <w:sz w:val="20"/>
                <w:szCs w:val="20"/>
              </w:rPr>
            </w:pPr>
          </w:p>
          <w:p w14:paraId="1CF808BD" w14:textId="23B9D3A1" w:rsidR="003F6C82" w:rsidRPr="008406EF" w:rsidRDefault="003F6C82" w:rsidP="003F6C82">
            <w:pPr>
              <w:pStyle w:val="ListParagraph"/>
              <w:numPr>
                <w:ilvl w:val="0"/>
                <w:numId w:val="10"/>
              </w:numPr>
              <w:spacing w:line="252" w:lineRule="auto"/>
              <w:rPr>
                <w:rFonts w:asciiTheme="majorHAnsi" w:hAnsiTheme="majorHAnsi" w:cstheme="majorBidi"/>
                <w:sz w:val="20"/>
                <w:szCs w:val="20"/>
              </w:rPr>
            </w:pPr>
            <w:r w:rsidRPr="0729031D">
              <w:rPr>
                <w:rFonts w:asciiTheme="majorHAnsi" w:eastAsia="Calibri" w:hAnsiTheme="majorHAnsi" w:cstheme="majorBidi"/>
                <w:b/>
                <w:sz w:val="20"/>
                <w:szCs w:val="20"/>
              </w:rPr>
              <w:t xml:space="preserve">Together as one team with </w:t>
            </w:r>
            <w:r w:rsidRPr="0729031D">
              <w:rPr>
                <w:rFonts w:asciiTheme="majorHAnsi" w:eastAsia="Times New Roman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customer centric delivery approach </w:t>
            </w:r>
            <w:r w:rsidRPr="0729031D">
              <w:rPr>
                <w:rFonts w:asciiTheme="majorHAnsi" w:eastAsia="Calibri" w:hAnsiTheme="majorHAnsi" w:cstheme="majorBidi"/>
                <w:b/>
                <w:sz w:val="20"/>
                <w:szCs w:val="20"/>
              </w:rPr>
              <w:t>(</w:t>
            </w:r>
            <w:proofErr w:type="spellStart"/>
            <w:r w:rsidRPr="0729031D">
              <w:rPr>
                <w:rFonts w:asciiTheme="majorHAnsi" w:eastAsia="Calibri" w:hAnsiTheme="majorHAnsi" w:cstheme="majorBidi"/>
                <w:b/>
                <w:sz w:val="20"/>
                <w:szCs w:val="20"/>
              </w:rPr>
              <w:t>collaj</w:t>
            </w:r>
            <w:proofErr w:type="spellEnd"/>
            <w:r w:rsidRPr="0729031D">
              <w:rPr>
                <w:rFonts w:asciiTheme="majorHAnsi" w:eastAsia="Calibri" w:hAnsiTheme="majorHAnsi" w:cstheme="majorBidi"/>
                <w:b/>
                <w:sz w:val="20"/>
                <w:szCs w:val="20"/>
              </w:rPr>
              <w:t xml:space="preserve"> of associates’ faces )–</w:t>
            </w:r>
            <w:r w:rsidR="7DA8D08E" w:rsidRPr="0729031D">
              <w:rPr>
                <w:rFonts w:asciiTheme="majorHAnsi" w:eastAsia="Calibri" w:hAnsiTheme="majorHAnsi" w:cstheme="majorBidi"/>
                <w:b/>
                <w:bCs/>
                <w:sz w:val="20"/>
                <w:szCs w:val="20"/>
              </w:rPr>
              <w:t xml:space="preserve">  </w:t>
            </w:r>
            <w:r w:rsidR="753C243B" w:rsidRPr="0729031D">
              <w:rPr>
                <w:rFonts w:asciiTheme="majorHAnsi" w:eastAsia="Calibri" w:hAnsiTheme="majorHAnsi" w:cstheme="majorBid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7403DD" w14:textId="1139CA4C" w:rsidR="003F6C82" w:rsidRPr="008D7CD7" w:rsidRDefault="003F6C82" w:rsidP="003F6C82">
            <w:pPr>
              <w:spacing w:line="252" w:lineRule="auto"/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br/>
            </w: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br/>
              <w:t>highlight d text – running video (working env.)</w:t>
            </w: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br/>
            </w: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br/>
            </w: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br/>
            </w: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br/>
            </w:r>
          </w:p>
        </w:tc>
      </w:tr>
      <w:tr w:rsidR="00797FD4" w:rsidRPr="008D7CD7" w14:paraId="0FB92710" w14:textId="77777777" w:rsidTr="0053117F">
        <w:trPr>
          <w:trHeight w:val="727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7D22E4" w14:textId="77777777" w:rsidR="00797FD4" w:rsidRDefault="00797FD4" w:rsidP="00797FD4">
            <w:pPr>
              <w:numPr>
                <w:ilvl w:val="0"/>
                <w:numId w:val="5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583155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Intro -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br/>
            </w:r>
            <w:r w:rsidRPr="003C023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May 2022</w:t>
            </w:r>
            <w:r w:rsidRPr="00583155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– TCS signing the </w:t>
            </w:r>
            <w:r w:rsidRPr="00583155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contract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with </w:t>
            </w:r>
            <w:r w:rsidRPr="00583155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WAG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.</w:t>
            </w:r>
          </w:p>
          <w:p w14:paraId="26B05FF1" w14:textId="617A18ED" w:rsidR="00797FD4" w:rsidRDefault="00710972" w:rsidP="00797FD4">
            <w:pPr>
              <w:shd w:val="clear" w:color="auto" w:fill="FFFFFF"/>
              <w:ind w:left="720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710972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highlight w:val="yellow"/>
                <w:lang w:eastAsia="en-GB"/>
              </w:rPr>
              <w:t>Flags</w:t>
            </w:r>
            <w:r w:rsidR="00797FD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the Beginning… </w:t>
            </w:r>
          </w:p>
          <w:p w14:paraId="575D7598" w14:textId="77777777" w:rsidR="00797FD4" w:rsidRPr="00583155" w:rsidRDefault="00797FD4" w:rsidP="00797FD4">
            <w:pPr>
              <w:shd w:val="clear" w:color="auto" w:fill="FFFFFF"/>
              <w:ind w:left="720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of a vibrant and exciting journey!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br/>
            </w:r>
          </w:p>
          <w:p w14:paraId="37752847" w14:textId="77777777" w:rsidR="00797FD4" w:rsidRDefault="00797FD4" w:rsidP="00797FD4">
            <w:pPr>
              <w:pStyle w:val="ListParagraph"/>
              <w:numPr>
                <w:ilvl w:val="0"/>
                <w:numId w:val="5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3C023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June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</w:t>
            </w:r>
            <w:r w:rsidRPr="003C023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2022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– </w:t>
            </w:r>
            <w:r w:rsidRPr="001B421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Blueprinting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starts with massive twists and turns in the project scope…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br/>
              <w:t xml:space="preserve">leading to an </w:t>
            </w:r>
            <w:r w:rsidRPr="001B421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uphill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</w:t>
            </w:r>
            <w:r w:rsidRPr="005D00D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task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- 90% revamp and realignment of SOW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br/>
              <w:t>S</w:t>
            </w:r>
            <w:r w:rsidRPr="001B421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copes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without </w:t>
            </w:r>
            <w:r w:rsidRPr="001B421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any existence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were also found scattered alongside, making it extremely difficult to outline.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br/>
            </w:r>
          </w:p>
          <w:p w14:paraId="24970064" w14:textId="77777777" w:rsidR="00797FD4" w:rsidRPr="009D2947" w:rsidRDefault="00797FD4" w:rsidP="00797FD4">
            <w:pPr>
              <w:pStyle w:val="ListParagraph"/>
              <w:numPr>
                <w:ilvl w:val="0"/>
                <w:numId w:val="5"/>
              </w:numPr>
              <w:shd w:val="clear" w:color="auto" w:fill="FFFFFF"/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Feb 23 – 8 months of hard work finally paid off!</w:t>
            </w:r>
          </w:p>
          <w:p w14:paraId="4FF6B293" w14:textId="77777777" w:rsidR="00797FD4" w:rsidRPr="002036C8" w:rsidRDefault="00797FD4" w:rsidP="00797FD4">
            <w:pPr>
              <w:pStyle w:val="ListParagraph"/>
              <w:numPr>
                <w:ilvl w:val="0"/>
                <w:numId w:val="5"/>
              </w:numPr>
              <w:shd w:val="clear" w:color="auto" w:fill="FFFFFF"/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13 pieces of the puzzle finally falls into place.</w:t>
            </w:r>
          </w:p>
          <w:p w14:paraId="3C5367C0" w14:textId="462D9EB9" w:rsidR="00797FD4" w:rsidRPr="004677F6" w:rsidRDefault="00797FD4" w:rsidP="00797FD4">
            <w:pPr>
              <w:pStyle w:val="ListParagraph"/>
              <w:numPr>
                <w:ilvl w:val="0"/>
                <w:numId w:val="5"/>
              </w:numPr>
              <w:shd w:val="clear" w:color="auto" w:fill="FFFFFF"/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br/>
            </w:r>
          </w:p>
        </w:tc>
        <w:tc>
          <w:tcPr>
            <w:tcW w:w="1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C00411" w14:textId="28293221" w:rsidR="00797FD4" w:rsidRDefault="00797FD4" w:rsidP="00797FD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50 sec</w:t>
            </w: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74D888" w14:textId="77777777" w:rsidR="00797FD4" w:rsidRPr="00445821" w:rsidRDefault="00797FD4" w:rsidP="00797FD4">
            <w:pPr>
              <w:pStyle w:val="ListParagraph"/>
              <w:numPr>
                <w:ilvl w:val="0"/>
                <w:numId w:val="7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44582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May 2022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br/>
            </w:r>
            <w:r w:rsidRPr="0044582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contract signed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br/>
            </w:r>
            <w:r w:rsidRPr="0044582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TCS &amp; WAG</w:t>
            </w:r>
          </w:p>
          <w:p w14:paraId="50A3AA41" w14:textId="77777777" w:rsidR="00797FD4" w:rsidRPr="00CD5738" w:rsidRDefault="00797FD4" w:rsidP="00797FD4">
            <w:pPr>
              <w:pStyle w:val="ListParagraph"/>
              <w:numPr>
                <w:ilvl w:val="0"/>
                <w:numId w:val="7"/>
              </w:numPr>
              <w:spacing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June 2022</w:t>
            </w:r>
          </w:p>
          <w:p w14:paraId="31C75914" w14:textId="77777777" w:rsidR="00797FD4" w:rsidRDefault="00797FD4" w:rsidP="00797FD4">
            <w:pPr>
              <w:pStyle w:val="ListParagraph"/>
              <w:spacing w:line="252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Redefining t</w:t>
            </w:r>
            <w:r w:rsidRPr="001B421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he SOW &amp; Function</w:t>
            </w:r>
          </w:p>
          <w:p w14:paraId="47B12975" w14:textId="77777777" w:rsidR="00797FD4" w:rsidRDefault="00797FD4" w:rsidP="00797FD4">
            <w:pPr>
              <w:pStyle w:val="ListParagraph"/>
              <w:numPr>
                <w:ilvl w:val="0"/>
                <w:numId w:val="7"/>
              </w:numPr>
              <w:spacing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 Months</w:t>
            </w:r>
          </w:p>
          <w:p w14:paraId="72905B7F" w14:textId="77777777" w:rsidR="00797FD4" w:rsidRPr="0064037F" w:rsidRDefault="00797FD4" w:rsidP="00797FD4">
            <w:pPr>
              <w:shd w:val="clear" w:color="auto" w:fill="FFFFFF"/>
              <w:ind w:left="360"/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</w:pPr>
          </w:p>
          <w:p w14:paraId="6F68FFC7" w14:textId="517F7F4C" w:rsidR="00797FD4" w:rsidRPr="004C6438" w:rsidRDefault="00797FD4" w:rsidP="00797FD4">
            <w:pPr>
              <w:pStyle w:val="ListParagraph"/>
              <w:spacing w:line="252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6DCDA2" w14:textId="77777777" w:rsidR="00797FD4" w:rsidRDefault="00797FD4" w:rsidP="00797FD4">
            <w:pPr>
              <w:pStyle w:val="ListParagraph"/>
              <w:numPr>
                <w:ilvl w:val="0"/>
                <w:numId w:val="12"/>
              </w:numPr>
              <w:spacing w:line="252" w:lineRule="auto"/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6A39FD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CLIPS - Signing - Handshake - petal shower - bursting of crackers</w:t>
            </w:r>
          </w:p>
          <w:p w14:paraId="2F7686BC" w14:textId="77777777" w:rsidR="00797FD4" w:rsidRDefault="00797FD4" w:rsidP="00797FD4">
            <w:pPr>
              <w:pStyle w:val="ListParagraph"/>
              <w:numPr>
                <w:ilvl w:val="0"/>
                <w:numId w:val="12"/>
              </w:numPr>
              <w:spacing w:line="252" w:lineRule="auto"/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6A39FD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Cliffhanger</w:t>
            </w:r>
          </w:p>
          <w:p w14:paraId="2A295BF2" w14:textId="711BADB0" w:rsidR="00797FD4" w:rsidRPr="008D7CD7" w:rsidRDefault="00797FD4" w:rsidP="00797FD4">
            <w:pPr>
              <w:spacing w:line="252" w:lineRule="auto"/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Jigsaw puzzle with 13 pieces, All 13 pieces will have 13 subfunction names.  –</w:t>
            </w: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br/>
              <w:t>All of them will get flipped ….</w:t>
            </w: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br/>
              <w:t>a view of mountain peak will appear with a flag on it.</w:t>
            </w: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br/>
            </w:r>
          </w:p>
        </w:tc>
      </w:tr>
      <w:tr w:rsidR="00982E90" w:rsidRPr="008D7CD7" w14:paraId="55021D3C" w14:textId="77777777" w:rsidTr="0053117F">
        <w:trPr>
          <w:trHeight w:val="880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2C733D" w14:textId="234DCEAB" w:rsidR="002F0571" w:rsidRDefault="00982E90" w:rsidP="00982E90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December 2023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br/>
            </w:r>
            <w:r w:rsidR="002F0571" w:rsidRPr="002F0571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highlight w:val="yellow"/>
                <w:lang w:eastAsia="en-GB"/>
              </w:rPr>
              <w:t>Lo and behold!!!</w:t>
            </w:r>
            <w:r w:rsidR="002F0571" w:rsidRPr="002F0571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highlight w:val="yellow"/>
                <w:lang w:eastAsia="en-GB"/>
              </w:rPr>
              <w:br/>
            </w:r>
            <w:r w:rsidRPr="002F0571">
              <w:rPr>
                <w:rFonts w:asciiTheme="majorHAnsi" w:eastAsia="Times New Roman" w:hAnsiTheme="majorHAnsi" w:cstheme="majorHAnsi"/>
                <w:b/>
                <w:color w:val="000000"/>
                <w:sz w:val="20"/>
                <w:szCs w:val="20"/>
                <w:highlight w:val="yellow"/>
                <w:lang w:eastAsia="en-GB"/>
              </w:rPr>
              <w:t>All projects are now LIVE</w:t>
            </w:r>
            <w:r w:rsidR="002F0571" w:rsidRPr="002F0571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highlight w:val="yellow"/>
                <w:lang w:eastAsia="en-GB"/>
              </w:rPr>
              <w:t>!</w:t>
            </w:r>
          </w:p>
          <w:p w14:paraId="108B51A6" w14:textId="0B4EDACC" w:rsidR="00982E90" w:rsidRPr="003C0230" w:rsidRDefault="00982E90" w:rsidP="00982E90">
            <w:pP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A51E13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The team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is able to </w:t>
            </w:r>
            <w:r w:rsidRPr="00A51E13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handle all the issues one-by-one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… </w:t>
            </w:r>
            <w:r w:rsidRPr="00A51E13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patiently and impeccably </w:t>
            </w:r>
            <w:r w:rsidRPr="00A51E13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br/>
            </w:r>
          </w:p>
        </w:tc>
        <w:tc>
          <w:tcPr>
            <w:tcW w:w="1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C81516" w14:textId="41BE4A84" w:rsidR="00982E90" w:rsidRPr="008D7CD7" w:rsidRDefault="00982E90" w:rsidP="00982E90">
            <w:pPr>
              <w:rPr>
                <w:rFonts w:asciiTheme="majorHAnsi" w:hAnsiTheme="majorHAnsi" w:cstheme="majorHAnsi"/>
                <w:sz w:val="20"/>
                <w:szCs w:val="20"/>
                <w:lang w:val="en-IN"/>
              </w:rPr>
            </w:pP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837D7C" w14:textId="77777777" w:rsidR="00982E90" w:rsidRPr="002D52ED" w:rsidRDefault="00982E90" w:rsidP="00982E90">
            <w:pPr>
              <w:pStyle w:val="ListParagraph"/>
              <w:numPr>
                <w:ilvl w:val="0"/>
                <w:numId w:val="7"/>
              </w:numPr>
              <w:spacing w:line="252" w:lineRule="auto"/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</w:pPr>
            <w:r w:rsidRPr="002D52ED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>Each issue meticulously handled</w:t>
            </w:r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>!</w:t>
            </w:r>
          </w:p>
          <w:p w14:paraId="4371B438" w14:textId="77777777" w:rsidR="00982E90" w:rsidRPr="002D52ED" w:rsidRDefault="00982E90" w:rsidP="00982E90">
            <w:pPr>
              <w:pStyle w:val="ListParagraph"/>
              <w:numPr>
                <w:ilvl w:val="0"/>
                <w:numId w:val="7"/>
              </w:numPr>
              <w:shd w:val="clear" w:color="auto" w:fill="FFFFFF"/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</w:pPr>
            <w:ins w:id="0" w:author="Microsoft Word" w:date="2024-02-01T19:09:00Z">
              <w:r w:rsidRPr="002D52ED">
                <w:rPr>
                  <w:rFonts w:asciiTheme="majorHAnsi" w:eastAsia="Times New Roman" w:hAnsiTheme="majorHAnsi" w:cstheme="majorHAnsi"/>
                  <w:i/>
                  <w:iCs/>
                  <w:color w:val="000000"/>
                  <w:sz w:val="20"/>
                  <w:szCs w:val="20"/>
                  <w:lang w:eastAsia="en-GB"/>
                </w:rPr>
                <w:t>December 2023</w:t>
              </w:r>
              <w:r>
                <w:rPr>
                  <w:rFonts w:asciiTheme="majorHAnsi" w:eastAsia="Times New Roman" w:hAnsiTheme="majorHAnsi" w:cstheme="majorHAnsi"/>
                  <w:i/>
                  <w:iCs/>
                  <w:color w:val="000000"/>
                  <w:sz w:val="20"/>
                  <w:szCs w:val="20"/>
                  <w:lang w:eastAsia="en-GB"/>
                </w:rPr>
                <w:t xml:space="preserve"> </w:t>
              </w:r>
              <w:r>
                <w:rPr>
                  <w:rFonts w:asciiTheme="majorHAnsi" w:eastAsia="Times New Roman" w:hAnsiTheme="majorHAnsi" w:cstheme="majorHAnsi"/>
                  <w:i/>
                  <w:iCs/>
                  <w:color w:val="000000"/>
                  <w:sz w:val="20"/>
                  <w:szCs w:val="20"/>
                  <w:lang w:eastAsia="en-GB"/>
                </w:rPr>
                <w:br/>
              </w:r>
            </w:ins>
            <w:r w:rsidRPr="002D52ED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 xml:space="preserve">All projects </w:t>
            </w:r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 xml:space="preserve">go </w:t>
            </w:r>
            <w:r w:rsidRPr="002D52ED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>LIVE</w:t>
            </w:r>
            <w:del w:id="1" w:author="Microsoft Word" w:date="2024-02-01T19:09:00Z">
              <w:r w:rsidRPr="002D52ED">
                <w:rPr>
                  <w:rFonts w:asciiTheme="majorHAnsi" w:eastAsia="Times New Roman" w:hAnsiTheme="majorHAnsi" w:cstheme="majorHAnsi"/>
                  <w:i/>
                  <w:iCs/>
                  <w:color w:val="000000"/>
                  <w:sz w:val="20"/>
                  <w:szCs w:val="20"/>
                  <w:lang w:eastAsia="en-GB"/>
                </w:rPr>
                <w:delText xml:space="preserve"> </w:delText>
              </w:r>
            </w:del>
          </w:p>
          <w:p w14:paraId="2B2E03FA" w14:textId="7D60C571" w:rsidR="00982E90" w:rsidRPr="008D7CD7" w:rsidRDefault="00982E90" w:rsidP="00982E90">
            <w:pPr>
              <w:spacing w:line="252" w:lineRule="auto"/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84AD88" w14:textId="4D09C126" w:rsidR="00982E90" w:rsidRPr="00E37CCE" w:rsidRDefault="00982E90" w:rsidP="00982E90">
            <w:pPr>
              <w:rPr>
                <w:rFonts w:asciiTheme="majorHAnsi" w:eastAsia="Calibri" w:hAnsiTheme="majorHAnsi" w:cstheme="majorHAnsi"/>
                <w:i/>
                <w:iCs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Cheers – glasses clicking</w:t>
            </w: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br/>
              <w:t xml:space="preserve">celebration with trophy and confetti </w:t>
            </w:r>
          </w:p>
        </w:tc>
      </w:tr>
      <w:tr w:rsidR="0051082E" w:rsidRPr="008D7CD7" w14:paraId="2D7FEFB5" w14:textId="77777777" w:rsidTr="0053117F"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4085B9" w14:textId="77777777" w:rsidR="0051082E" w:rsidRPr="003C0230" w:rsidRDefault="0051082E" w:rsidP="008E2006">
            <w:pPr>
              <w:shd w:val="clear" w:color="auto" w:fill="FFFFFF"/>
              <w:ind w:left="447" w:hanging="141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3C023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Talent Overview –</w:t>
            </w:r>
          </w:p>
          <w:p w14:paraId="6A5706CF" w14:textId="77777777" w:rsidR="0051082E" w:rsidRPr="003C0230" w:rsidRDefault="0051082E" w:rsidP="008E2006">
            <w:pPr>
              <w:numPr>
                <w:ilvl w:val="1"/>
                <w:numId w:val="3"/>
              </w:numPr>
              <w:shd w:val="clear" w:color="auto" w:fill="FFFFFF"/>
              <w:tabs>
                <w:tab w:val="clear" w:pos="1440"/>
                <w:tab w:val="num" w:pos="873"/>
              </w:tabs>
              <w:ind w:left="447" w:hanging="141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3C023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Marketing FTE coverage within WBS scope is 12% but sub-function coverage is 21% signifies that we are the tower with one of the most diversified requirements resulting equally diverse talent mix.</w:t>
            </w:r>
          </w:p>
          <w:p w14:paraId="27AD361A" w14:textId="77777777" w:rsidR="0051082E" w:rsidRPr="003C0230" w:rsidRDefault="0051082E" w:rsidP="008E2006">
            <w:pPr>
              <w:numPr>
                <w:ilvl w:val="1"/>
                <w:numId w:val="3"/>
              </w:numPr>
              <w:shd w:val="clear" w:color="auto" w:fill="FFFFFF"/>
              <w:ind w:left="447" w:hanging="141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3C023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It requires BPS process skills as well as IT skills along with mix of Creative &amp; coding knowledge.</w:t>
            </w:r>
          </w:p>
          <w:p w14:paraId="3B01436F" w14:textId="77777777" w:rsidR="0051082E" w:rsidRPr="003C0230" w:rsidRDefault="0051082E" w:rsidP="008E2006">
            <w:pPr>
              <w:numPr>
                <w:ilvl w:val="1"/>
                <w:numId w:val="3"/>
              </w:numPr>
              <w:shd w:val="clear" w:color="auto" w:fill="FFFFFF"/>
              <w:ind w:left="447" w:hanging="141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3C023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All the processes require 100+ applications which rightly describes the diversity here.</w:t>
            </w:r>
          </w:p>
          <w:p w14:paraId="3A84D7CF" w14:textId="2A609F57" w:rsidR="0051082E" w:rsidRPr="003C0230" w:rsidRDefault="0051082E" w:rsidP="0729031D">
            <w:pPr>
              <w:numPr>
                <w:ilvl w:val="1"/>
                <w:numId w:val="3"/>
              </w:numPr>
              <w:shd w:val="clear" w:color="auto" w:fill="FFFFFF" w:themeFill="background1"/>
              <w:ind w:left="447" w:hanging="141"/>
              <w:rPr>
                <w:rFonts w:asciiTheme="majorHAnsi" w:eastAsia="Times New Roman" w:hAnsiTheme="majorHAnsi" w:cstheme="majorBidi"/>
                <w:color w:val="000000"/>
                <w:sz w:val="20"/>
                <w:szCs w:val="20"/>
                <w:lang w:eastAsia="en-GB"/>
              </w:rPr>
            </w:pPr>
            <w:r w:rsidRPr="0729031D">
              <w:rPr>
                <w:rFonts w:asciiTheme="majorHAnsi" w:eastAsia="Times New Roman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Cultural mix – The team is having presence in more than 10 locations on &amp; offshore makes it truly global. It </w:t>
            </w:r>
            <w:r w:rsidR="7D965A56" w:rsidRPr="0729031D">
              <w:rPr>
                <w:rFonts w:asciiTheme="majorHAnsi" w:eastAsia="Times New Roman" w:hAnsiTheme="majorHAnsi" w:cstheme="majorBidi"/>
                <w:color w:val="000000" w:themeColor="text1"/>
                <w:sz w:val="20"/>
                <w:szCs w:val="20"/>
                <w:lang w:eastAsia="en-GB"/>
              </w:rPr>
              <w:t>is</w:t>
            </w:r>
            <w:r w:rsidRPr="0729031D">
              <w:rPr>
                <w:rFonts w:asciiTheme="majorHAnsi" w:eastAsia="Times New Roman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 really worth an appreciation when we see associates are collaborating seamlessly without any impact!</w:t>
            </w:r>
          </w:p>
          <w:p w14:paraId="0D6184D7" w14:textId="1557FBEA" w:rsidR="0051082E" w:rsidRPr="003C0230" w:rsidRDefault="0051082E" w:rsidP="008E2006">
            <w:pPr>
              <w:numPr>
                <w:ilvl w:val="1"/>
                <w:numId w:val="3"/>
              </w:numPr>
              <w:shd w:val="clear" w:color="auto" w:fill="FFFFFF"/>
              <w:ind w:left="447" w:hanging="141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3C023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Besides standard roles, various niche skillsets made the tower very unique of </w:t>
            </w:r>
            <w:proofErr w:type="spellStart"/>
            <w:r w:rsidRPr="003C023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it’s</w:t>
            </w:r>
            <w:proofErr w:type="spellEnd"/>
            <w:r w:rsidRPr="003C0230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kind! </w:t>
            </w:r>
          </w:p>
        </w:tc>
        <w:tc>
          <w:tcPr>
            <w:tcW w:w="1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31E4D3" w14:textId="14915C68" w:rsidR="0051082E" w:rsidRPr="008D7CD7" w:rsidRDefault="0051082E" w:rsidP="0051082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D797FF" w14:textId="4A97E426" w:rsidR="0051082E" w:rsidRDefault="0051082E" w:rsidP="568A5CB9">
            <w:pPr>
              <w:shd w:val="clear" w:color="auto" w:fill="FFFFFF" w:themeFill="background1"/>
              <w:rPr>
                <w:rFonts w:asciiTheme="majorHAnsi" w:eastAsia="Times New Roman" w:hAnsiTheme="majorHAnsi" w:cstheme="majorBidi"/>
                <w:color w:val="000000"/>
                <w:sz w:val="20"/>
                <w:szCs w:val="20"/>
                <w:lang w:eastAsia="en-GB"/>
              </w:rPr>
            </w:pPr>
            <w:r w:rsidRPr="568A5CB9">
              <w:rPr>
                <w:rFonts w:asciiTheme="majorHAnsi" w:eastAsia="Times New Roman" w:hAnsiTheme="majorHAnsi" w:cstheme="majorBidi"/>
                <w:color w:val="000000" w:themeColor="text1"/>
                <w:sz w:val="20"/>
                <w:szCs w:val="20"/>
                <w:lang w:eastAsia="en-GB"/>
              </w:rPr>
              <w:t>Requires curated roles like:</w:t>
            </w:r>
            <w:r w:rsidR="642EA642" w:rsidRPr="0729031D">
              <w:rPr>
                <w:rFonts w:asciiTheme="majorHAnsi" w:eastAsia="Times New Roman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 </w:t>
            </w:r>
            <w:r w:rsidRPr="0729031D">
              <w:rPr>
                <w:rFonts w:asciiTheme="majorHAnsi" w:eastAsia="Times New Roman" w:hAnsiTheme="majorHAnsi" w:cstheme="majorBidi"/>
                <w:color w:val="000000" w:themeColor="text1"/>
                <w:sz w:val="20"/>
                <w:szCs w:val="20"/>
                <w:lang w:eastAsia="en-GB"/>
              </w:rPr>
              <w:t>,</w:t>
            </w:r>
          </w:p>
          <w:p w14:paraId="5CEEC303" w14:textId="77777777" w:rsidR="0051082E" w:rsidRDefault="0051082E" w:rsidP="0051082E">
            <w:pPr>
              <w:pStyle w:val="ListParagraph"/>
              <w:numPr>
                <w:ilvl w:val="0"/>
                <w:numId w:val="9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568A5CB9">
              <w:rPr>
                <w:rFonts w:asciiTheme="majorHAnsi" w:eastAsia="Times New Roman" w:hAnsiTheme="majorHAnsi" w:cstheme="majorBidi"/>
                <w:color w:val="000000" w:themeColor="text1"/>
                <w:sz w:val="20"/>
                <w:szCs w:val="20"/>
                <w:lang w:eastAsia="en-GB"/>
              </w:rPr>
              <w:t>Motion Graphic Designers,</w:t>
            </w:r>
          </w:p>
          <w:p w14:paraId="4EBC3ED4" w14:textId="77777777" w:rsidR="0051082E" w:rsidRDefault="0051082E" w:rsidP="0051082E">
            <w:pPr>
              <w:pStyle w:val="ListParagraph"/>
              <w:numPr>
                <w:ilvl w:val="0"/>
                <w:numId w:val="9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568A5CB9">
              <w:rPr>
                <w:rFonts w:asciiTheme="majorHAnsi" w:eastAsia="Times New Roman" w:hAnsiTheme="majorHAnsi" w:cstheme="majorBidi"/>
                <w:color w:val="000000" w:themeColor="text1"/>
                <w:sz w:val="20"/>
                <w:szCs w:val="20"/>
                <w:lang w:eastAsia="en-GB"/>
              </w:rPr>
              <w:t xml:space="preserve">Data Analysts with knowledge of Power BI, Python &amp; </w:t>
            </w:r>
            <w:proofErr w:type="spellStart"/>
            <w:r w:rsidRPr="568A5CB9">
              <w:rPr>
                <w:rFonts w:asciiTheme="majorHAnsi" w:eastAsia="Times New Roman" w:hAnsiTheme="majorHAnsi" w:cstheme="majorBidi"/>
                <w:color w:val="000000" w:themeColor="text1"/>
                <w:sz w:val="20"/>
                <w:szCs w:val="20"/>
                <w:lang w:eastAsia="en-GB"/>
              </w:rPr>
              <w:t>Pyspark</w:t>
            </w:r>
            <w:proofErr w:type="spellEnd"/>
            <w:r w:rsidRPr="568A5CB9">
              <w:rPr>
                <w:rFonts w:asciiTheme="majorHAnsi" w:eastAsia="Times New Roman" w:hAnsiTheme="majorHAnsi" w:cstheme="majorBidi"/>
                <w:color w:val="000000" w:themeColor="text1"/>
                <w:sz w:val="20"/>
                <w:szCs w:val="20"/>
                <w:lang w:eastAsia="en-GB"/>
              </w:rPr>
              <w:t>, Azure, Data Bricks</w:t>
            </w:r>
          </w:p>
          <w:p w14:paraId="26C324B5" w14:textId="77777777" w:rsidR="0051082E" w:rsidRDefault="0051082E" w:rsidP="0051082E">
            <w:pPr>
              <w:pStyle w:val="ListParagraph"/>
              <w:numPr>
                <w:ilvl w:val="0"/>
                <w:numId w:val="9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568A5CB9">
              <w:rPr>
                <w:rFonts w:asciiTheme="majorHAnsi" w:eastAsia="Times New Roman" w:hAnsiTheme="majorHAnsi" w:cstheme="majorBidi"/>
                <w:color w:val="000000" w:themeColor="text1"/>
                <w:sz w:val="20"/>
                <w:szCs w:val="20"/>
                <w:lang w:eastAsia="en-GB"/>
              </w:rPr>
              <w:t>Project Manager with knowledge of Design,</w:t>
            </w:r>
          </w:p>
          <w:p w14:paraId="2763F77E" w14:textId="77777777" w:rsidR="0051082E" w:rsidRDefault="0051082E" w:rsidP="0051082E">
            <w:pPr>
              <w:pStyle w:val="ListParagraph"/>
              <w:numPr>
                <w:ilvl w:val="0"/>
                <w:numId w:val="9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568A5CB9">
              <w:rPr>
                <w:rFonts w:asciiTheme="majorHAnsi" w:eastAsia="Times New Roman" w:hAnsiTheme="majorHAnsi" w:cstheme="majorBidi"/>
                <w:color w:val="000000" w:themeColor="text1"/>
                <w:sz w:val="20"/>
                <w:szCs w:val="20"/>
                <w:lang w:eastAsia="en-GB"/>
              </w:rPr>
              <w:t>Digital Marketing Specialist with prior experience of handling high marketing spend,</w:t>
            </w:r>
          </w:p>
          <w:p w14:paraId="411A580B" w14:textId="77777777" w:rsidR="0051082E" w:rsidRDefault="0051082E" w:rsidP="0051082E">
            <w:pPr>
              <w:pStyle w:val="ListParagraph"/>
              <w:numPr>
                <w:ilvl w:val="0"/>
                <w:numId w:val="9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568A5CB9">
              <w:rPr>
                <w:rFonts w:asciiTheme="majorHAnsi" w:eastAsia="Times New Roman" w:hAnsiTheme="majorHAnsi" w:cstheme="majorBidi"/>
                <w:color w:val="000000" w:themeColor="text1"/>
                <w:sz w:val="20"/>
                <w:szCs w:val="20"/>
                <w:lang w:eastAsia="en-GB"/>
              </w:rPr>
              <w:t>F&amp;A expert with Ariba &amp; documentation experience,</w:t>
            </w:r>
          </w:p>
          <w:p w14:paraId="2AB06B79" w14:textId="77777777" w:rsidR="0051082E" w:rsidRDefault="0051082E" w:rsidP="0051082E">
            <w:pPr>
              <w:pStyle w:val="ListParagraph"/>
              <w:numPr>
                <w:ilvl w:val="0"/>
                <w:numId w:val="9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568A5CB9">
              <w:rPr>
                <w:rFonts w:asciiTheme="majorHAnsi" w:eastAsia="Times New Roman" w:hAnsiTheme="majorHAnsi" w:cstheme="majorBidi"/>
                <w:color w:val="000000" w:themeColor="text1"/>
                <w:sz w:val="20"/>
                <w:szCs w:val="20"/>
                <w:lang w:eastAsia="en-GB"/>
              </w:rPr>
              <w:t>Retail offer data set up experts,</w:t>
            </w:r>
          </w:p>
          <w:p w14:paraId="4D17D3C1" w14:textId="77777777" w:rsidR="0051082E" w:rsidRDefault="0051082E" w:rsidP="0051082E">
            <w:pPr>
              <w:pStyle w:val="ListParagraph"/>
              <w:numPr>
                <w:ilvl w:val="0"/>
                <w:numId w:val="9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568A5CB9">
              <w:rPr>
                <w:rFonts w:asciiTheme="majorHAnsi" w:eastAsia="Times New Roman" w:hAnsiTheme="majorHAnsi" w:cstheme="majorBidi"/>
                <w:color w:val="000000" w:themeColor="text1"/>
                <w:sz w:val="20"/>
                <w:szCs w:val="20"/>
                <w:lang w:eastAsia="en-GB"/>
              </w:rPr>
              <w:t>signage &amp; media experts,</w:t>
            </w:r>
          </w:p>
          <w:p w14:paraId="262361F1" w14:textId="77777777" w:rsidR="0051082E" w:rsidRDefault="0051082E" w:rsidP="0051082E">
            <w:pPr>
              <w:pStyle w:val="ListParagraph"/>
              <w:numPr>
                <w:ilvl w:val="0"/>
                <w:numId w:val="9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568A5CB9">
              <w:rPr>
                <w:rFonts w:asciiTheme="majorHAnsi" w:eastAsia="Times New Roman" w:hAnsiTheme="majorHAnsi" w:cstheme="majorBidi"/>
                <w:color w:val="000000" w:themeColor="text1"/>
                <w:sz w:val="20"/>
                <w:szCs w:val="20"/>
                <w:lang w:eastAsia="en-GB"/>
              </w:rPr>
              <w:t>Campaign planners,</w:t>
            </w:r>
          </w:p>
          <w:p w14:paraId="36711153" w14:textId="77777777" w:rsidR="0051082E" w:rsidRDefault="0051082E" w:rsidP="0051082E">
            <w:pPr>
              <w:pStyle w:val="ListParagraph"/>
              <w:numPr>
                <w:ilvl w:val="0"/>
                <w:numId w:val="9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568A5CB9">
              <w:rPr>
                <w:rFonts w:asciiTheme="majorHAnsi" w:eastAsia="Times New Roman" w:hAnsiTheme="majorHAnsi" w:cstheme="majorBidi"/>
                <w:color w:val="000000" w:themeColor="text1"/>
                <w:sz w:val="20"/>
                <w:szCs w:val="20"/>
                <w:lang w:eastAsia="en-GB"/>
              </w:rPr>
              <w:t>UI-UX experts,</w:t>
            </w:r>
          </w:p>
          <w:p w14:paraId="2AB26E87" w14:textId="77777777" w:rsidR="0051082E" w:rsidRDefault="0051082E" w:rsidP="0051082E">
            <w:pPr>
              <w:pStyle w:val="ListParagraph"/>
              <w:numPr>
                <w:ilvl w:val="0"/>
                <w:numId w:val="9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568A5CB9">
              <w:rPr>
                <w:rFonts w:asciiTheme="majorHAnsi" w:eastAsia="Times New Roman" w:hAnsiTheme="majorHAnsi" w:cstheme="majorBidi"/>
                <w:color w:val="000000" w:themeColor="text1"/>
                <w:sz w:val="20"/>
                <w:szCs w:val="20"/>
                <w:lang w:eastAsia="en-GB"/>
              </w:rPr>
              <w:t>AEM publisher,</w:t>
            </w:r>
          </w:p>
          <w:p w14:paraId="1A46EE90" w14:textId="77777777" w:rsidR="0051082E" w:rsidRPr="00DB63FF" w:rsidRDefault="0051082E" w:rsidP="0051082E">
            <w:pPr>
              <w:pStyle w:val="ListParagraph"/>
              <w:numPr>
                <w:ilvl w:val="0"/>
                <w:numId w:val="9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568A5CB9">
              <w:rPr>
                <w:rFonts w:asciiTheme="majorHAnsi" w:eastAsia="Times New Roman" w:hAnsiTheme="majorHAnsi" w:cstheme="majorBidi"/>
                <w:color w:val="000000" w:themeColor="text1"/>
                <w:sz w:val="20"/>
                <w:szCs w:val="20"/>
                <w:lang w:eastAsia="en-GB"/>
              </w:rPr>
              <w:t>Production Specialist with knowledge of publishing</w:t>
            </w:r>
          </w:p>
          <w:p w14:paraId="22245FC0" w14:textId="62CE048C" w:rsidR="0051082E" w:rsidRPr="008D7CD7" w:rsidRDefault="0051082E" w:rsidP="0051082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7A0E35" w14:textId="1F4A97A7" w:rsidR="0051082E" w:rsidRPr="008D7CD7" w:rsidRDefault="0051082E" w:rsidP="0051082E">
            <w:pPr>
              <w:spacing w:line="252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Graphics with curated animated icons against each of the skills with a good background; any animated background?</w:t>
            </w:r>
            <w:r>
              <w:rPr>
                <w:rFonts w:asciiTheme="majorHAnsi" w:eastAsia="Calibri" w:hAnsiTheme="majorHAnsi" w:cstheme="majorHAnsi"/>
                <w:sz w:val="20"/>
                <w:szCs w:val="20"/>
              </w:rPr>
              <w:br/>
            </w:r>
          </w:p>
        </w:tc>
      </w:tr>
      <w:tr w:rsidR="00CF5891" w:rsidRPr="008D7CD7" w14:paraId="54617047" w14:textId="77777777" w:rsidTr="0053117F">
        <w:trPr>
          <w:trHeight w:val="960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2672DA" w14:textId="77777777" w:rsidR="00CF5891" w:rsidRPr="008E2006" w:rsidRDefault="00CF5891" w:rsidP="00CF589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E2006">
              <w:rPr>
                <w:rFonts w:asciiTheme="majorHAnsi" w:hAnsiTheme="majorHAnsi" w:cstheme="majorHAnsi"/>
                <w:b/>
                <w:bCs/>
                <w:sz w:val="20"/>
                <w:szCs w:val="20"/>
                <w:lang w:eastAsia="en-GB"/>
              </w:rPr>
              <w:t>Achievements</w:t>
            </w:r>
            <w:r w:rsidRPr="008E2006">
              <w:rPr>
                <w:rFonts w:asciiTheme="majorHAnsi" w:hAnsiTheme="majorHAnsi" w:cstheme="majorHAnsi"/>
                <w:sz w:val="20"/>
                <w:szCs w:val="20"/>
                <w:lang w:eastAsia="en-GB"/>
              </w:rPr>
              <w:t xml:space="preserve">: </w:t>
            </w:r>
            <w:r w:rsidRPr="008E2006">
              <w:rPr>
                <w:rFonts w:asciiTheme="majorHAnsi" w:hAnsiTheme="majorHAnsi" w:cstheme="majorHAnsi"/>
                <w:sz w:val="20"/>
                <w:szCs w:val="20"/>
                <w:lang w:eastAsia="en-GB"/>
              </w:rPr>
              <w:br/>
            </w:r>
            <w:r w:rsidRPr="008E2006">
              <w:rPr>
                <w:rStyle w:val="normaltextrun"/>
                <w:rFonts w:asciiTheme="majorHAnsi" w:hAnsiTheme="majorHAnsi" w:cstheme="majorHAnsi"/>
                <w:position w:val="1"/>
                <w:sz w:val="20"/>
                <w:szCs w:val="20"/>
                <w:lang w:val="en-US"/>
              </w:rPr>
              <w:t>3 Projects have been initiated from scratch and are now successfully at BAU!</w:t>
            </w:r>
          </w:p>
          <w:p w14:paraId="1A10F5DB" w14:textId="77777777" w:rsidR="00CF5891" w:rsidRPr="008E2006" w:rsidRDefault="00CF5891" w:rsidP="00CF589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Theme="majorHAnsi" w:hAnsiTheme="majorHAnsi" w:cstheme="majorBidi"/>
                <w:sz w:val="20"/>
                <w:szCs w:val="20"/>
                <w:lang w:val="en-US"/>
              </w:rPr>
            </w:pPr>
            <w:r w:rsidRPr="79C30979">
              <w:rPr>
                <w:rStyle w:val="normaltextrun"/>
                <w:rFonts w:asciiTheme="majorHAnsi" w:hAnsiTheme="majorHAnsi" w:cstheme="majorBidi"/>
                <w:position w:val="1"/>
                <w:sz w:val="20"/>
                <w:szCs w:val="20"/>
                <w:highlight w:val="green"/>
                <w:lang w:val="en-US"/>
              </w:rPr>
              <w:t>8 transformation opportunities identified, 5 are executed and 3 in WIP.</w:t>
            </w:r>
          </w:p>
          <w:p w14:paraId="17B49253" w14:textId="77777777" w:rsidR="00CF5891" w:rsidRPr="008E2006" w:rsidRDefault="00CF5891" w:rsidP="00CF589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Theme="majorHAnsi" w:hAnsiTheme="majorHAnsi" w:cstheme="majorBidi"/>
                <w:sz w:val="20"/>
                <w:szCs w:val="20"/>
                <w:highlight w:val="yellow"/>
                <w:lang w:val="en-US"/>
              </w:rPr>
            </w:pPr>
            <w:r w:rsidRPr="3CD3D35A">
              <w:rPr>
                <w:rStyle w:val="normaltextrun"/>
                <w:rFonts w:asciiTheme="majorHAnsi" w:hAnsiTheme="majorHAnsi" w:cstheme="majorBidi"/>
                <w:position w:val="1"/>
                <w:sz w:val="20"/>
                <w:szCs w:val="20"/>
                <w:highlight w:val="yellow"/>
                <w:lang w:val="en-US"/>
              </w:rPr>
              <w:t>45% or 6 sub-functions have completed one year with no escalations – only appreciations!!!</w:t>
            </w:r>
          </w:p>
          <w:p w14:paraId="055E43BC" w14:textId="77777777" w:rsidR="00CF5891" w:rsidRPr="008E2006" w:rsidRDefault="00CF5891" w:rsidP="00CF589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E2006">
              <w:rPr>
                <w:rStyle w:val="normaltextrun"/>
                <w:rFonts w:asciiTheme="majorHAnsi" w:hAnsiTheme="majorHAnsi" w:cstheme="majorHAnsi"/>
                <w:position w:val="1"/>
                <w:sz w:val="20"/>
                <w:szCs w:val="20"/>
                <w:lang w:val="en-US"/>
              </w:rPr>
              <w:t>Received first CSI of 78% - second highest within the scope!</w:t>
            </w:r>
          </w:p>
          <w:p w14:paraId="0C594503" w14:textId="45F12364" w:rsidR="00CF5891" w:rsidRPr="008E2006" w:rsidRDefault="00CF5891" w:rsidP="00CF589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Theme="majorHAnsi" w:hAnsiTheme="majorHAnsi" w:cstheme="majorBidi"/>
                <w:position w:val="1"/>
                <w:sz w:val="20"/>
                <w:szCs w:val="20"/>
                <w:highlight w:val="green"/>
                <w:lang w:val="en-US"/>
              </w:rPr>
            </w:pPr>
            <w:r w:rsidRPr="79C30979">
              <w:rPr>
                <w:rStyle w:val="normaltextrun"/>
                <w:rFonts w:asciiTheme="majorHAnsi" w:hAnsiTheme="majorHAnsi" w:cstheme="majorBidi"/>
                <w:position w:val="1"/>
                <w:sz w:val="20"/>
                <w:szCs w:val="20"/>
                <w:highlight w:val="green"/>
                <w:lang w:val="en-US"/>
              </w:rPr>
              <w:t xml:space="preserve">LIQUOR </w:t>
            </w:r>
            <w:r w:rsidR="00FE44A2">
              <w:rPr>
                <w:rStyle w:val="normaltextrun"/>
                <w:rFonts w:asciiTheme="majorHAnsi" w:hAnsiTheme="majorHAnsi" w:cstheme="majorBidi"/>
                <w:position w:val="1"/>
                <w:sz w:val="20"/>
                <w:szCs w:val="20"/>
                <w:highlight w:val="green"/>
                <w:lang w:val="en-US"/>
              </w:rPr>
              <w:t xml:space="preserve">Monthly </w:t>
            </w:r>
            <w:proofErr w:type="spellStart"/>
            <w:r w:rsidR="00FE44A2">
              <w:rPr>
                <w:rStyle w:val="normaltextrun"/>
                <w:rFonts w:asciiTheme="majorHAnsi" w:hAnsiTheme="majorHAnsi" w:cstheme="majorBidi"/>
                <w:position w:val="1"/>
                <w:sz w:val="20"/>
                <w:szCs w:val="20"/>
                <w:highlight w:val="green"/>
                <w:lang w:val="en-US"/>
              </w:rPr>
              <w:t>Megasaver</w:t>
            </w:r>
            <w:proofErr w:type="spellEnd"/>
            <w:r w:rsidRPr="79C30979">
              <w:rPr>
                <w:rStyle w:val="normaltextrun"/>
                <w:rFonts w:asciiTheme="majorHAnsi" w:hAnsiTheme="majorHAnsi" w:cstheme="majorBidi"/>
                <w:position w:val="1"/>
                <w:sz w:val="20"/>
                <w:szCs w:val="20"/>
                <w:highlight w:val="green"/>
                <w:lang w:val="en-US"/>
              </w:rPr>
              <w:t xml:space="preserve"> Transformation Opportunity- this transformation is now up and running!</w:t>
            </w:r>
          </w:p>
          <w:p w14:paraId="57B94307" w14:textId="129331F8" w:rsidR="00CF5891" w:rsidRPr="008E2006" w:rsidRDefault="00CF5891" w:rsidP="00CF589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Theme="majorHAnsi" w:hAnsiTheme="majorHAnsi" w:cstheme="majorBidi"/>
                <w:position w:val="1"/>
                <w:sz w:val="20"/>
                <w:szCs w:val="20"/>
                <w:lang w:val="en-US"/>
              </w:rPr>
            </w:pPr>
            <w:r w:rsidRPr="0729031D">
              <w:rPr>
                <w:rStyle w:val="normaltextrun"/>
                <w:rFonts w:asciiTheme="majorHAnsi" w:hAnsiTheme="majorHAnsi" w:cstheme="majorBidi"/>
                <w:position w:val="1"/>
                <w:sz w:val="20"/>
                <w:szCs w:val="20"/>
                <w:lang w:val="en-US"/>
              </w:rPr>
              <w:t>Able to establish an operating model with focus on individual contribution</w:t>
            </w:r>
            <w:r w:rsidR="2F2C4082" w:rsidRPr="0729031D">
              <w:rPr>
                <w:rStyle w:val="normaltextrun"/>
                <w:rFonts w:asciiTheme="majorHAnsi" w:hAnsiTheme="majorHAnsi" w:cstheme="majorBidi"/>
                <w:position w:val="1"/>
                <w:sz w:val="20"/>
                <w:szCs w:val="20"/>
                <w:lang w:val="en-US"/>
              </w:rPr>
              <w:t xml:space="preserve"> and </w:t>
            </w:r>
            <w:r w:rsidRPr="0729031D">
              <w:rPr>
                <w:rStyle w:val="normaltextrun"/>
                <w:rFonts w:asciiTheme="majorHAnsi" w:hAnsiTheme="majorHAnsi" w:cstheme="majorBidi"/>
                <w:position w:val="1"/>
                <w:sz w:val="20"/>
                <w:szCs w:val="20"/>
                <w:lang w:val="en-US"/>
              </w:rPr>
              <w:t>performance propelled by award &amp; reward system.</w:t>
            </w:r>
          </w:p>
          <w:p w14:paraId="794D538F" w14:textId="77777777" w:rsidR="00CF5891" w:rsidRPr="008E2006" w:rsidRDefault="00CF5891" w:rsidP="00CF589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Theme="majorHAnsi" w:hAnsiTheme="majorHAnsi" w:cstheme="majorHAnsi"/>
                <w:position w:val="1"/>
                <w:sz w:val="20"/>
                <w:szCs w:val="20"/>
                <w:lang w:val="en-US"/>
              </w:rPr>
            </w:pPr>
            <w:r w:rsidRPr="008E2006">
              <w:rPr>
                <w:rStyle w:val="normaltextrun"/>
                <w:rFonts w:asciiTheme="majorHAnsi" w:hAnsiTheme="majorHAnsi" w:cstheme="majorHAnsi"/>
                <w:position w:val="1"/>
                <w:sz w:val="20"/>
                <w:szCs w:val="20"/>
                <w:lang w:val="en-US"/>
              </w:rPr>
              <w:t>Able to cross-train people in critical business areas.</w:t>
            </w:r>
          </w:p>
          <w:p w14:paraId="268B83FF" w14:textId="77777777" w:rsidR="00CF5891" w:rsidRPr="008E2006" w:rsidRDefault="00CF5891" w:rsidP="00CF589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Theme="majorHAnsi" w:hAnsiTheme="majorHAnsi" w:cstheme="majorHAnsi"/>
                <w:b/>
                <w:bCs/>
                <w:position w:val="1"/>
                <w:sz w:val="20"/>
                <w:szCs w:val="20"/>
                <w:lang w:val="en-US"/>
              </w:rPr>
            </w:pPr>
            <w:r w:rsidRPr="008E2006">
              <w:rPr>
                <w:rStyle w:val="normaltextrun"/>
                <w:rFonts w:asciiTheme="majorHAnsi" w:hAnsiTheme="majorHAnsi" w:cstheme="majorHAnsi"/>
                <w:position w:val="1"/>
                <w:sz w:val="20"/>
                <w:szCs w:val="20"/>
                <w:lang w:val="en-US"/>
              </w:rPr>
              <w:t>Effective alignment of buffer resources across multiple locations made the process more robust from a business continuity perspective.</w:t>
            </w:r>
          </w:p>
          <w:p w14:paraId="5153889B" w14:textId="77777777" w:rsidR="00CF5891" w:rsidRPr="008E2006" w:rsidRDefault="00CF5891" w:rsidP="00CF589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Theme="majorHAnsi" w:hAnsiTheme="majorHAnsi" w:cstheme="majorHAnsi"/>
                <w:position w:val="1"/>
                <w:sz w:val="20"/>
                <w:szCs w:val="20"/>
                <w:lang w:val="en-US"/>
              </w:rPr>
            </w:pPr>
            <w:r w:rsidRPr="008E2006">
              <w:rPr>
                <w:rStyle w:val="normaltextrun"/>
                <w:rFonts w:asciiTheme="majorHAnsi" w:hAnsiTheme="majorHAnsi" w:cstheme="majorHAnsi"/>
                <w:position w:val="1"/>
                <w:sz w:val="20"/>
                <w:szCs w:val="20"/>
                <w:lang w:val="en-US"/>
              </w:rPr>
              <w:t>Creative - Initial target of templatized execution is achieved within few months and assignments delivered that are bespoke in nature! A commendable feat to cherish.</w:t>
            </w:r>
          </w:p>
          <w:p w14:paraId="0CAC7A47" w14:textId="5E0FF613" w:rsidR="00CF5891" w:rsidRPr="008E2006" w:rsidRDefault="00CF5891" w:rsidP="00CF589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Theme="majorHAnsi" w:hAnsiTheme="majorHAnsi" w:cstheme="majorBidi"/>
                <w:position w:val="1"/>
                <w:sz w:val="20"/>
                <w:szCs w:val="20"/>
                <w:lang w:val="en-US"/>
              </w:rPr>
            </w:pPr>
            <w:r w:rsidRPr="6F585F70">
              <w:rPr>
                <w:rStyle w:val="normaltextrun"/>
                <w:rFonts w:asciiTheme="majorHAnsi" w:hAnsiTheme="majorHAnsi" w:cstheme="majorBidi"/>
                <w:position w:val="1"/>
                <w:sz w:val="20"/>
                <w:szCs w:val="20"/>
                <w:lang w:val="en-US"/>
              </w:rPr>
              <w:t xml:space="preserve">Paid Media – </w:t>
            </w:r>
            <w:r w:rsidR="42CBF92D" w:rsidRPr="6F585F70">
              <w:rPr>
                <w:rStyle w:val="normaltextrun"/>
                <w:rFonts w:asciiTheme="majorHAnsi" w:hAnsiTheme="majorHAnsi" w:cstheme="majorBidi"/>
                <w:position w:val="1"/>
                <w:sz w:val="20"/>
                <w:szCs w:val="20"/>
                <w:lang w:val="en-US"/>
              </w:rPr>
              <w:t>business achievements (Joydeep to provide)</w:t>
            </w:r>
            <w:r w:rsidRPr="6F585F70">
              <w:rPr>
                <w:rStyle w:val="normaltextrun"/>
                <w:rFonts w:asciiTheme="majorHAnsi" w:hAnsiTheme="majorHAnsi" w:cstheme="majorBidi"/>
                <w:position w:val="1"/>
                <w:sz w:val="20"/>
                <w:szCs w:val="20"/>
                <w:lang w:val="en-US"/>
              </w:rPr>
              <w:t xml:space="preserve"> </w:t>
            </w:r>
          </w:p>
          <w:p w14:paraId="4FDBB2B6" w14:textId="77777777" w:rsidR="00CF5891" w:rsidRPr="008E2006" w:rsidRDefault="00CF5891" w:rsidP="00CF589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Theme="majorHAnsi" w:hAnsiTheme="majorHAnsi" w:cstheme="majorBidi"/>
                <w:position w:val="1"/>
                <w:sz w:val="20"/>
                <w:szCs w:val="20"/>
                <w:highlight w:val="yellow"/>
                <w:lang w:val="en-US"/>
              </w:rPr>
            </w:pPr>
            <w:r w:rsidRPr="3CD3D35A">
              <w:rPr>
                <w:rStyle w:val="normaltextrun"/>
                <w:rFonts w:asciiTheme="majorHAnsi" w:hAnsiTheme="majorHAnsi" w:cstheme="majorBidi"/>
                <w:position w:val="1"/>
                <w:sz w:val="20"/>
                <w:szCs w:val="20"/>
                <w:highlight w:val="yellow"/>
                <w:lang w:val="en-US"/>
              </w:rPr>
              <w:t>30 appreciations within the first year across th</w:t>
            </w:r>
            <w:r w:rsidRPr="3CD3D35A">
              <w:rPr>
                <w:rFonts w:asciiTheme="majorHAnsi" w:hAnsiTheme="majorHAnsi" w:cstheme="majorBidi"/>
                <w:sz w:val="20"/>
                <w:szCs w:val="20"/>
                <w:highlight w:val="yellow"/>
                <w:lang w:eastAsia="en-GB"/>
              </w:rPr>
              <w:t>e Tower – almost 1 every fortnight!</w:t>
            </w:r>
          </w:p>
          <w:p w14:paraId="02A010A4" w14:textId="77777777" w:rsidR="00CF5891" w:rsidRPr="008E2006" w:rsidRDefault="00CF5891" w:rsidP="00CF5891">
            <w:pPr>
              <w:shd w:val="clear" w:color="auto" w:fill="FFFFFF"/>
              <w:rPr>
                <w:rFonts w:asciiTheme="majorHAnsi" w:eastAsia="Times New Roman" w:hAnsiTheme="majorHAnsi" w:cstheme="majorHAnsi"/>
                <w:sz w:val="20"/>
                <w:szCs w:val="20"/>
                <w:lang w:eastAsia="en-GB"/>
              </w:rPr>
            </w:pPr>
          </w:p>
        </w:tc>
        <w:tc>
          <w:tcPr>
            <w:tcW w:w="1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AB1481" w14:textId="77777777" w:rsidR="00CF5891" w:rsidRPr="008E2006" w:rsidRDefault="00CF5891" w:rsidP="00CF5891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63BD72" w14:textId="77777777" w:rsidR="00CF5891" w:rsidRPr="008E2006" w:rsidRDefault="00CF5891" w:rsidP="00CF589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E2006">
              <w:rPr>
                <w:rStyle w:val="normaltextrun"/>
                <w:rFonts w:asciiTheme="majorHAnsi" w:hAnsiTheme="majorHAnsi" w:cstheme="majorHAnsi"/>
                <w:position w:val="1"/>
                <w:sz w:val="20"/>
                <w:szCs w:val="20"/>
                <w:lang w:val="en-US"/>
              </w:rPr>
              <w:t>3 Projects have been initiated from scratch and are now successfully at BAU!</w:t>
            </w:r>
          </w:p>
          <w:p w14:paraId="1F678347" w14:textId="77777777" w:rsidR="00CF5891" w:rsidRPr="008E2006" w:rsidRDefault="00CF5891" w:rsidP="00CF589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E2006">
              <w:rPr>
                <w:rStyle w:val="normaltextrun"/>
                <w:rFonts w:asciiTheme="majorHAnsi" w:hAnsiTheme="majorHAnsi" w:cstheme="majorHAnsi"/>
                <w:position w:val="1"/>
                <w:sz w:val="20"/>
                <w:szCs w:val="20"/>
                <w:lang w:val="en-US"/>
              </w:rPr>
              <w:t>8 transformation opportunities identified, 5 are executed and 3 in WIP.</w:t>
            </w:r>
          </w:p>
          <w:p w14:paraId="6123EB7F" w14:textId="77777777" w:rsidR="00CF5891" w:rsidRPr="008E2006" w:rsidRDefault="00CF5891" w:rsidP="00CF589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E2006">
              <w:rPr>
                <w:rStyle w:val="normaltextrun"/>
                <w:rFonts w:asciiTheme="majorHAnsi" w:hAnsiTheme="majorHAnsi" w:cstheme="majorHAnsi"/>
                <w:position w:val="1"/>
                <w:sz w:val="20"/>
                <w:szCs w:val="20"/>
                <w:lang w:val="en-US"/>
              </w:rPr>
              <w:t>45% or 6 sub-functions have completed one year with no escalations – only appreciations!!!</w:t>
            </w:r>
          </w:p>
          <w:p w14:paraId="3A0E4386" w14:textId="77777777" w:rsidR="00CF5891" w:rsidRPr="008E2006" w:rsidRDefault="00CF5891" w:rsidP="00CF589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8E2006">
              <w:rPr>
                <w:rStyle w:val="normaltextrun"/>
                <w:rFonts w:asciiTheme="majorHAnsi" w:hAnsiTheme="majorHAnsi" w:cstheme="majorHAnsi"/>
                <w:position w:val="1"/>
                <w:sz w:val="20"/>
                <w:szCs w:val="20"/>
                <w:lang w:val="en-US"/>
              </w:rPr>
              <w:t>Received first CSI of 78% - second highest within the scope!</w:t>
            </w:r>
          </w:p>
          <w:p w14:paraId="50414418" w14:textId="08B68858" w:rsidR="00CF5891" w:rsidRPr="008E2006" w:rsidRDefault="00CF5891" w:rsidP="00CF589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Theme="majorHAnsi" w:hAnsiTheme="majorHAnsi" w:cstheme="majorHAnsi"/>
                <w:position w:val="1"/>
                <w:sz w:val="20"/>
                <w:szCs w:val="20"/>
                <w:lang w:val="en-US"/>
              </w:rPr>
            </w:pPr>
            <w:r w:rsidRPr="008E2006">
              <w:rPr>
                <w:rStyle w:val="normaltextrun"/>
                <w:rFonts w:asciiTheme="majorHAnsi" w:hAnsiTheme="majorHAnsi" w:cstheme="majorHAnsi"/>
                <w:position w:val="1"/>
                <w:sz w:val="20"/>
                <w:szCs w:val="20"/>
                <w:lang w:val="en-US"/>
              </w:rPr>
              <w:t xml:space="preserve">LIQUOR </w:t>
            </w:r>
            <w:r w:rsidR="00FE44A2">
              <w:rPr>
                <w:rStyle w:val="normaltextrun"/>
                <w:rFonts w:asciiTheme="majorHAnsi" w:hAnsiTheme="majorHAnsi" w:cstheme="majorHAnsi"/>
                <w:position w:val="1"/>
                <w:sz w:val="20"/>
                <w:szCs w:val="20"/>
                <w:lang w:val="en-US"/>
              </w:rPr>
              <w:t xml:space="preserve">Monthly </w:t>
            </w:r>
            <w:proofErr w:type="spellStart"/>
            <w:r w:rsidR="00FE44A2">
              <w:rPr>
                <w:rStyle w:val="normaltextrun"/>
                <w:rFonts w:asciiTheme="majorHAnsi" w:hAnsiTheme="majorHAnsi" w:cstheme="majorHAnsi"/>
                <w:position w:val="1"/>
                <w:sz w:val="20"/>
                <w:szCs w:val="20"/>
                <w:lang w:val="en-US"/>
              </w:rPr>
              <w:t>Megasaver</w:t>
            </w:r>
            <w:proofErr w:type="spellEnd"/>
            <w:r w:rsidRPr="008E2006">
              <w:rPr>
                <w:rStyle w:val="normaltextrun"/>
                <w:rFonts w:asciiTheme="majorHAnsi" w:hAnsiTheme="majorHAnsi" w:cstheme="majorHAnsi"/>
                <w:position w:val="1"/>
                <w:sz w:val="20"/>
                <w:szCs w:val="20"/>
                <w:lang w:val="en-US"/>
              </w:rPr>
              <w:t xml:space="preserve"> Transformation Opportunity- this transformation is now up and running!</w:t>
            </w:r>
          </w:p>
          <w:p w14:paraId="72DE3371" w14:textId="77777777" w:rsidR="00CF5891" w:rsidRPr="008E2006" w:rsidRDefault="00CF5891" w:rsidP="00CF589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Theme="majorHAnsi" w:hAnsiTheme="majorHAnsi" w:cstheme="majorHAnsi"/>
                <w:position w:val="1"/>
                <w:sz w:val="20"/>
                <w:szCs w:val="20"/>
                <w:lang w:val="en-US"/>
              </w:rPr>
            </w:pPr>
            <w:r w:rsidRPr="008E2006">
              <w:rPr>
                <w:rStyle w:val="normaltextrun"/>
                <w:rFonts w:asciiTheme="majorHAnsi" w:hAnsiTheme="majorHAnsi" w:cstheme="majorHAnsi"/>
                <w:position w:val="1"/>
                <w:sz w:val="20"/>
                <w:szCs w:val="20"/>
                <w:lang w:val="en-US"/>
              </w:rPr>
              <w:t>Able to establish an operating model with focus on individual contribution/performance propelled by award &amp; reward system.</w:t>
            </w:r>
          </w:p>
          <w:p w14:paraId="51687760" w14:textId="77777777" w:rsidR="00CF5891" w:rsidRPr="008E2006" w:rsidRDefault="00CF5891" w:rsidP="00CF589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Theme="majorHAnsi" w:hAnsiTheme="majorHAnsi" w:cstheme="majorHAnsi"/>
                <w:position w:val="1"/>
                <w:sz w:val="20"/>
                <w:szCs w:val="20"/>
                <w:lang w:val="en-US"/>
              </w:rPr>
            </w:pPr>
            <w:r w:rsidRPr="008E2006">
              <w:rPr>
                <w:rStyle w:val="normaltextrun"/>
                <w:rFonts w:asciiTheme="majorHAnsi" w:hAnsiTheme="majorHAnsi" w:cstheme="majorHAnsi"/>
                <w:position w:val="1"/>
                <w:sz w:val="20"/>
                <w:szCs w:val="20"/>
                <w:lang w:val="en-US"/>
              </w:rPr>
              <w:t>Able to cross-train people in critical business areas.</w:t>
            </w:r>
          </w:p>
          <w:p w14:paraId="2FB88B7F" w14:textId="77777777" w:rsidR="00CF5891" w:rsidRPr="008E2006" w:rsidRDefault="00CF5891" w:rsidP="00CF589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Theme="majorHAnsi" w:hAnsiTheme="majorHAnsi" w:cstheme="majorHAnsi"/>
                <w:b/>
                <w:bCs/>
                <w:position w:val="1"/>
                <w:sz w:val="20"/>
                <w:szCs w:val="20"/>
                <w:lang w:val="en-US"/>
              </w:rPr>
            </w:pPr>
            <w:r w:rsidRPr="008E2006">
              <w:rPr>
                <w:rStyle w:val="normaltextrun"/>
                <w:rFonts w:asciiTheme="majorHAnsi" w:hAnsiTheme="majorHAnsi" w:cstheme="majorHAnsi"/>
                <w:position w:val="1"/>
                <w:sz w:val="20"/>
                <w:szCs w:val="20"/>
                <w:lang w:val="en-US"/>
              </w:rPr>
              <w:t>Effective alignment of buffer resources across multiple locations made the process more robust from a business continuity perspective.</w:t>
            </w:r>
          </w:p>
          <w:p w14:paraId="55CC5702" w14:textId="77777777" w:rsidR="00CF5891" w:rsidRPr="008E2006" w:rsidRDefault="00CF5891" w:rsidP="00CF589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Theme="majorHAnsi" w:hAnsiTheme="majorHAnsi" w:cstheme="majorHAnsi"/>
                <w:position w:val="1"/>
                <w:sz w:val="20"/>
                <w:szCs w:val="20"/>
                <w:lang w:val="en-US"/>
              </w:rPr>
            </w:pPr>
            <w:r w:rsidRPr="008E2006">
              <w:rPr>
                <w:rStyle w:val="normaltextrun"/>
                <w:rFonts w:asciiTheme="majorHAnsi" w:hAnsiTheme="majorHAnsi" w:cstheme="majorHAnsi"/>
                <w:position w:val="1"/>
                <w:sz w:val="20"/>
                <w:szCs w:val="20"/>
                <w:lang w:val="en-US"/>
              </w:rPr>
              <w:t>Creative - Initial target of templatized execution is achieved within few months and assignments delivered that are bespoke in nature! A commendable feat to cherish.</w:t>
            </w:r>
          </w:p>
          <w:p w14:paraId="1B32D9B2" w14:textId="77777777" w:rsidR="00CF5891" w:rsidRPr="008E2006" w:rsidRDefault="00CF5891" w:rsidP="00CF589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Theme="majorHAnsi" w:hAnsiTheme="majorHAnsi" w:cstheme="majorHAnsi"/>
                <w:position w:val="1"/>
                <w:sz w:val="20"/>
                <w:szCs w:val="20"/>
                <w:lang w:val="en-US"/>
              </w:rPr>
            </w:pPr>
            <w:r w:rsidRPr="008E2006">
              <w:rPr>
                <w:rStyle w:val="normaltextrun"/>
                <w:rFonts w:asciiTheme="majorHAnsi" w:hAnsiTheme="majorHAnsi" w:cstheme="majorHAnsi"/>
                <w:position w:val="1"/>
                <w:sz w:val="20"/>
                <w:szCs w:val="20"/>
                <w:lang w:val="en-US"/>
              </w:rPr>
              <w:t xml:space="preserve">Paid Media – X </w:t>
            </w:r>
          </w:p>
          <w:p w14:paraId="08D63FB5" w14:textId="77777777" w:rsidR="00CF5891" w:rsidRPr="008E2006" w:rsidRDefault="00CF5891" w:rsidP="00CF5891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Theme="majorHAnsi" w:hAnsiTheme="majorHAnsi" w:cstheme="majorHAnsi"/>
                <w:position w:val="1"/>
                <w:sz w:val="20"/>
                <w:szCs w:val="20"/>
                <w:lang w:val="en-US"/>
              </w:rPr>
            </w:pPr>
            <w:r w:rsidRPr="008E2006">
              <w:rPr>
                <w:rStyle w:val="normaltextrun"/>
                <w:rFonts w:asciiTheme="majorHAnsi" w:hAnsiTheme="majorHAnsi" w:cstheme="majorHAnsi"/>
                <w:position w:val="1"/>
                <w:sz w:val="20"/>
                <w:szCs w:val="20"/>
                <w:lang w:val="en-US"/>
              </w:rPr>
              <w:t>30 appreciations within the first year across the Tower – almost 1 every fortnight!</w:t>
            </w:r>
          </w:p>
          <w:p w14:paraId="2B3E8A29" w14:textId="77777777" w:rsidR="00CF5891" w:rsidRPr="008E2006" w:rsidRDefault="00CF5891" w:rsidP="00CF5891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3793A9" w14:textId="76C26A8C" w:rsidR="00CF5891" w:rsidRPr="00AF108C" w:rsidRDefault="00CF5891" w:rsidP="00AF108C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Segoe UI" w:hAnsi="Segoe UI" w:cs="Segoe UI"/>
                <w:sz w:val="18"/>
                <w:szCs w:val="18"/>
                <w:lang w:val="en-US"/>
              </w:rPr>
            </w:pPr>
          </w:p>
          <w:p w14:paraId="1258B762" w14:textId="77777777" w:rsidR="00CF5891" w:rsidRDefault="00C8521B" w:rsidP="00C8521B">
            <w:pPr>
              <w:spacing w:line="252" w:lineRule="auto"/>
              <w:ind w:right="-247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1.</w:t>
            </w:r>
            <w:r w:rsidR="00830BBA">
              <w:rPr>
                <w:rFonts w:asciiTheme="majorHAnsi" w:eastAsia="Calibri" w:hAnsiTheme="majorHAnsi" w:cstheme="majorHAnsi"/>
                <w:sz w:val="20"/>
                <w:szCs w:val="20"/>
              </w:rPr>
              <w:t>build up from base</w:t>
            </w:r>
          </w:p>
          <w:p w14:paraId="2196D573" w14:textId="77777777" w:rsidR="000F6C89" w:rsidRDefault="000F6C89" w:rsidP="00C8521B">
            <w:pPr>
              <w:spacing w:line="252" w:lineRule="auto"/>
              <w:ind w:right="-247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  <w:p w14:paraId="0CE2167F" w14:textId="277ABC2F" w:rsidR="000F6C89" w:rsidRDefault="000F6C89" w:rsidP="000F6C89">
            <w:pPr>
              <w:spacing w:line="252" w:lineRule="auto"/>
              <w:ind w:right="-247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2.Business transformation</w:t>
            </w:r>
          </w:p>
          <w:p w14:paraId="453D261B" w14:textId="77777777" w:rsidR="0053117F" w:rsidRDefault="0053117F" w:rsidP="000F6C89">
            <w:pPr>
              <w:spacing w:line="252" w:lineRule="auto"/>
              <w:ind w:right="-247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  <w:p w14:paraId="4D55049E" w14:textId="2FD9B61B" w:rsidR="0053117F" w:rsidRDefault="0053117F" w:rsidP="000F6C89">
            <w:pPr>
              <w:spacing w:line="252" w:lineRule="auto"/>
              <w:ind w:right="-247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3.</w:t>
            </w:r>
            <w:r w:rsidR="00D87159">
              <w:rPr>
                <w:rFonts w:asciiTheme="majorHAnsi" w:eastAsia="Calibri" w:hAnsiTheme="majorHAnsi" w:cstheme="majorHAnsi"/>
                <w:sz w:val="20"/>
                <w:szCs w:val="20"/>
              </w:rPr>
              <w:t>Appreciations (Conference room with team members applauding)</w:t>
            </w:r>
          </w:p>
          <w:p w14:paraId="1B9E3756" w14:textId="1411890C" w:rsidR="00D87159" w:rsidRDefault="00D87159" w:rsidP="004D5506">
            <w:pPr>
              <w:spacing w:line="252" w:lineRule="auto"/>
              <w:ind w:right="-247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  <w:p w14:paraId="068DE64D" w14:textId="16164544" w:rsidR="004D5506" w:rsidRDefault="004D5506" w:rsidP="004D5506">
            <w:pPr>
              <w:spacing w:line="252" w:lineRule="auto"/>
              <w:ind w:right="-247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4.podium finish and medal</w:t>
            </w:r>
            <w:r w:rsidR="00DC69CF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 (business graph going at the top)</w:t>
            </w:r>
          </w:p>
          <w:p w14:paraId="1931997B" w14:textId="77777777" w:rsidR="004D5506" w:rsidRDefault="004D5506" w:rsidP="004D5506">
            <w:pPr>
              <w:spacing w:line="252" w:lineRule="auto"/>
              <w:ind w:right="-247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  <w:p w14:paraId="217F8FA1" w14:textId="1569CC6F" w:rsidR="004D5506" w:rsidRDefault="004D5506" w:rsidP="004D5506">
            <w:pPr>
              <w:spacing w:line="252" w:lineRule="auto"/>
              <w:ind w:right="-247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5.</w:t>
            </w:r>
            <w:r w:rsidR="00471232">
              <w:rPr>
                <w:rFonts w:asciiTheme="majorHAnsi" w:eastAsia="Calibri" w:hAnsiTheme="majorHAnsi" w:cstheme="majorHAnsi"/>
                <w:sz w:val="20"/>
                <w:szCs w:val="20"/>
              </w:rPr>
              <w:t>business transformation</w:t>
            </w:r>
            <w:r w:rsidR="001563EF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 </w:t>
            </w:r>
            <w:r w:rsidR="001563EF" w:rsidRPr="001563EF">
              <w:rPr>
                <w:rFonts w:asciiTheme="majorHAnsi" w:eastAsia="Calibri" w:hAnsiTheme="majorHAnsi" w:cstheme="majorHAnsi"/>
                <w:sz w:val="20"/>
                <w:szCs w:val="20"/>
                <w:highlight w:val="yellow"/>
              </w:rPr>
              <w:t>(bring to number 3)</w:t>
            </w:r>
          </w:p>
          <w:p w14:paraId="4D8C41EE" w14:textId="77777777" w:rsidR="005F1F6F" w:rsidRDefault="005F1F6F" w:rsidP="004D5506">
            <w:pPr>
              <w:spacing w:line="252" w:lineRule="auto"/>
              <w:ind w:right="-247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  <w:p w14:paraId="1E0791AA" w14:textId="15749D6B" w:rsidR="005F1F6F" w:rsidRPr="0015144A" w:rsidRDefault="0015144A" w:rsidP="0015144A">
            <w:pPr>
              <w:spacing w:line="252" w:lineRule="auto"/>
              <w:ind w:right="-247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6.</w:t>
            </w:r>
            <w:r w:rsidR="000033AA" w:rsidRPr="0015144A">
              <w:rPr>
                <w:rFonts w:asciiTheme="majorHAnsi" w:eastAsia="Calibri" w:hAnsiTheme="majorHAnsi" w:cstheme="majorHAnsi"/>
                <w:sz w:val="20"/>
                <w:szCs w:val="20"/>
              </w:rPr>
              <w:t>Sticky notes on drawing board in conference room</w:t>
            </w:r>
            <w:r w:rsidR="001B3421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 followed by applause or award.</w:t>
            </w:r>
          </w:p>
          <w:p w14:paraId="75632C54" w14:textId="0F6B76AE" w:rsidR="00431DEA" w:rsidRDefault="00395B9F" w:rsidP="00C8521B">
            <w:pPr>
              <w:spacing w:line="252" w:lineRule="auto"/>
              <w:ind w:right="-247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7.</w:t>
            </w:r>
            <w:r w:rsidR="004A011F">
              <w:rPr>
                <w:rFonts w:asciiTheme="majorHAnsi" w:eastAsia="Calibri" w:hAnsiTheme="majorHAnsi" w:cstheme="majorHAnsi"/>
                <w:sz w:val="20"/>
                <w:szCs w:val="20"/>
              </w:rPr>
              <w:t>Training snippet</w:t>
            </w:r>
          </w:p>
          <w:p w14:paraId="34FAF10A" w14:textId="1F97B688" w:rsidR="000C66E9" w:rsidRDefault="000C66E9" w:rsidP="00C8521B">
            <w:pPr>
              <w:spacing w:line="252" w:lineRule="auto"/>
              <w:ind w:right="-247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8.</w:t>
            </w:r>
            <w:r w:rsidR="00BE7AF1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India map with 5 cities- </w:t>
            </w:r>
            <w:proofErr w:type="spellStart"/>
            <w:r w:rsidR="00BE7AF1">
              <w:rPr>
                <w:rFonts w:asciiTheme="majorHAnsi" w:eastAsia="Calibri" w:hAnsiTheme="majorHAnsi" w:cstheme="majorHAnsi"/>
                <w:sz w:val="20"/>
                <w:szCs w:val="20"/>
              </w:rPr>
              <w:t>Chennai,Kolkata,</w:t>
            </w:r>
            <w:r w:rsidR="00982A4F">
              <w:rPr>
                <w:rFonts w:asciiTheme="majorHAnsi" w:eastAsia="Calibri" w:hAnsiTheme="majorHAnsi" w:cstheme="majorHAnsi"/>
                <w:sz w:val="20"/>
                <w:szCs w:val="20"/>
              </w:rPr>
              <w:t>Delhi,</w:t>
            </w:r>
            <w:r w:rsidR="00233A7B">
              <w:rPr>
                <w:rFonts w:asciiTheme="majorHAnsi" w:eastAsia="Calibri" w:hAnsiTheme="majorHAnsi" w:cstheme="majorHAnsi"/>
                <w:sz w:val="20"/>
                <w:szCs w:val="20"/>
              </w:rPr>
              <w:t>Bangalore,</w:t>
            </w:r>
            <w:r w:rsidR="006F706E">
              <w:rPr>
                <w:rFonts w:asciiTheme="majorHAnsi" w:eastAsia="Calibri" w:hAnsiTheme="majorHAnsi" w:cstheme="majorHAnsi"/>
                <w:sz w:val="20"/>
                <w:szCs w:val="20"/>
              </w:rPr>
              <w:t>Pune</w:t>
            </w:r>
            <w:proofErr w:type="spellEnd"/>
          </w:p>
          <w:p w14:paraId="4CEF5A5F" w14:textId="4BD5B6C1" w:rsidR="008A460E" w:rsidRDefault="008A460E" w:rsidP="00C8521B">
            <w:pPr>
              <w:spacing w:line="252" w:lineRule="auto"/>
              <w:ind w:right="-247"/>
              <w:rPr>
                <w:rFonts w:asciiTheme="majorHAnsi" w:eastAsia="Calibri" w:hAnsiTheme="majorHAnsi" w:cstheme="majorBidi"/>
                <w:sz w:val="20"/>
                <w:szCs w:val="20"/>
              </w:rPr>
            </w:pPr>
            <w:r w:rsidRPr="79C30979">
              <w:rPr>
                <w:rFonts w:asciiTheme="majorHAnsi" w:eastAsia="Calibri" w:hAnsiTheme="majorHAnsi" w:cstheme="majorBidi"/>
                <w:sz w:val="20"/>
                <w:szCs w:val="20"/>
              </w:rPr>
              <w:t>9.</w:t>
            </w:r>
            <w:r w:rsidR="00E20E60" w:rsidRPr="79C30979">
              <w:rPr>
                <w:rFonts w:asciiTheme="majorHAnsi" w:eastAsia="Calibri" w:hAnsiTheme="majorHAnsi" w:cstheme="majorBidi"/>
                <w:sz w:val="20"/>
                <w:szCs w:val="20"/>
              </w:rPr>
              <w:t xml:space="preserve"> UI-UX associate designing on screen snippet</w:t>
            </w:r>
          </w:p>
          <w:p w14:paraId="6DC2C6CA" w14:textId="4BD5B6C1" w:rsidR="001563EF" w:rsidRDefault="001563EF" w:rsidP="00C8521B">
            <w:pPr>
              <w:spacing w:line="252" w:lineRule="auto"/>
              <w:ind w:right="-247"/>
              <w:rPr>
                <w:rFonts w:asciiTheme="majorHAnsi" w:eastAsia="Calibri" w:hAnsiTheme="majorHAnsi" w:cstheme="majorBidi"/>
                <w:sz w:val="20"/>
                <w:szCs w:val="20"/>
              </w:rPr>
            </w:pPr>
          </w:p>
          <w:p w14:paraId="1A20B412" w14:textId="4BD5B6C1" w:rsidR="001563EF" w:rsidRDefault="001563EF" w:rsidP="00C8521B">
            <w:pPr>
              <w:spacing w:line="252" w:lineRule="auto"/>
              <w:ind w:right="-247"/>
              <w:rPr>
                <w:rFonts w:asciiTheme="majorHAnsi" w:eastAsia="Calibri" w:hAnsiTheme="majorHAnsi" w:cstheme="majorBidi"/>
                <w:sz w:val="20"/>
                <w:szCs w:val="20"/>
              </w:rPr>
            </w:pPr>
            <w:r w:rsidRPr="79C30979">
              <w:rPr>
                <w:rFonts w:asciiTheme="majorHAnsi" w:eastAsia="Calibri" w:hAnsiTheme="majorHAnsi" w:cstheme="majorBidi"/>
                <w:sz w:val="20"/>
                <w:szCs w:val="20"/>
              </w:rPr>
              <w:t xml:space="preserve">11. Appreciations </w:t>
            </w:r>
            <w:r w:rsidRPr="79C30979">
              <w:rPr>
                <w:rFonts w:asciiTheme="majorHAnsi" w:eastAsia="Calibri" w:hAnsiTheme="majorHAnsi" w:cstheme="majorBidi"/>
                <w:sz w:val="20"/>
                <w:szCs w:val="20"/>
                <w:highlight w:val="yellow"/>
              </w:rPr>
              <w:t>(bring to number 4)</w:t>
            </w:r>
          </w:p>
          <w:p w14:paraId="19470397" w14:textId="4E0720B1" w:rsidR="00431DEA" w:rsidRPr="000F6C89" w:rsidRDefault="001B3421" w:rsidP="000F6C89">
            <w:pPr>
              <w:pStyle w:val="ListParagraph"/>
              <w:numPr>
                <w:ilvl w:val="3"/>
                <w:numId w:val="3"/>
              </w:numPr>
              <w:spacing w:line="252" w:lineRule="auto"/>
              <w:ind w:right="-247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7.</w:t>
            </w:r>
            <w:r w:rsidR="000F6C89">
              <w:rPr>
                <w:rFonts w:asciiTheme="majorHAnsi" w:eastAsia="Calibri" w:hAnsiTheme="majorHAnsi" w:cstheme="majorHAnsi"/>
                <w:sz w:val="20"/>
                <w:szCs w:val="20"/>
              </w:rPr>
              <w:t>Business transformation</w:t>
            </w:r>
          </w:p>
        </w:tc>
      </w:tr>
      <w:tr w:rsidR="00F55C8E" w:rsidRPr="008D7CD7" w14:paraId="154FA834" w14:textId="77777777" w:rsidTr="0053117F">
        <w:trPr>
          <w:trHeight w:val="960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DA4D20" w14:textId="1F6349D4" w:rsidR="00F55C8E" w:rsidRPr="0082568F" w:rsidRDefault="00F55C8E" w:rsidP="00F55C8E">
            <w:pPr>
              <w:shd w:val="clear" w:color="auto" w:fill="FFFFFF"/>
              <w:ind w:left="360"/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931BBA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eastAsia="en-GB"/>
              </w:rPr>
              <w:t>Testimonials</w:t>
            </w:r>
            <w:r w:rsidRPr="002D52E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– Hak Kwon, Kimberly Thune, Lexi Federico, Amanda </w:t>
            </w:r>
            <w:proofErr w:type="spellStart"/>
            <w:r w:rsidRPr="002D52E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Mcmurray</w:t>
            </w:r>
            <w:proofErr w:type="spellEnd"/>
            <w:r w:rsidRPr="002D52E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, Sue K, Sara Odishoo, Nicole C, Brian Eyles. John Curtis, John Schmitz</w:t>
            </w:r>
          </w:p>
        </w:tc>
        <w:tc>
          <w:tcPr>
            <w:tcW w:w="1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CD6DC2" w14:textId="0193C70A" w:rsidR="00F55C8E" w:rsidRPr="008D7CD7" w:rsidRDefault="00F55C8E" w:rsidP="00F55C8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60 sec</w:t>
            </w: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F8A0F6" w14:textId="77777777" w:rsidR="00F55C8E" w:rsidRPr="008D7CD7" w:rsidRDefault="00F55C8E" w:rsidP="00F55C8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43F660" w14:textId="7E2CD756" w:rsidR="00F55C8E" w:rsidRPr="00010B8C" w:rsidRDefault="00402FF3" w:rsidP="00F55C8E">
            <w:pPr>
              <w:spacing w:line="252" w:lineRule="auto"/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Appreciations deck shared</w:t>
            </w:r>
          </w:p>
        </w:tc>
      </w:tr>
      <w:tr w:rsidR="001A3FB6" w:rsidRPr="008D7CD7" w14:paraId="0610EB73" w14:textId="77777777" w:rsidTr="0053117F">
        <w:trPr>
          <w:trHeight w:val="960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50D0B0" w14:textId="77777777" w:rsidR="001A3FB6" w:rsidRPr="00931BBA" w:rsidRDefault="001A3FB6" w:rsidP="001A3FB6">
            <w:pPr>
              <w:numPr>
                <w:ilvl w:val="0"/>
                <w:numId w:val="3"/>
              </w:numPr>
              <w:shd w:val="clear" w:color="auto" w:fill="FFFFFF"/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eastAsia="en-GB"/>
              </w:rPr>
              <w:t>Key Learnings</w:t>
            </w:r>
            <w:r w:rsidRPr="00931BBA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eastAsia="en-GB"/>
              </w:rPr>
              <w:t>:</w:t>
            </w:r>
          </w:p>
          <w:p w14:paraId="7262DC0E" w14:textId="77777777" w:rsidR="001A3FB6" w:rsidRPr="002D52ED" w:rsidRDefault="001A3FB6" w:rsidP="001A3FB6">
            <w:pPr>
              <w:numPr>
                <w:ilvl w:val="1"/>
                <w:numId w:val="3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 w:rsidRPr="002D52E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Business Transformation Initiatives / Value adds &amp; Automation (5 from Manoj &amp; Yogesh + 3 to be executed in future from Dhaval’s tracker)</w:t>
            </w:r>
          </w:p>
          <w:p w14:paraId="0C73FE7D" w14:textId="7F5EEA56" w:rsidR="001A3FB6" w:rsidRPr="002D52ED" w:rsidRDefault="001A3FB6" w:rsidP="001A3FB6">
            <w:pPr>
              <w:numPr>
                <w:ilvl w:val="0"/>
                <w:numId w:val="3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F6BA94" w14:textId="55A1097C" w:rsidR="001A3FB6" w:rsidRPr="008D7CD7" w:rsidRDefault="001A3FB6" w:rsidP="001A3FB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F3E82C" w14:textId="77777777" w:rsidR="001A3FB6" w:rsidRDefault="001A3FB6" w:rsidP="001A3FB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C60B050" w14:textId="7F7C492B" w:rsidR="00883B62" w:rsidRPr="008D7CD7" w:rsidRDefault="00DD107A" w:rsidP="001A3FB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CES Promo: </w:t>
            </w:r>
            <w:r w:rsidR="00883B62">
              <w:rPr>
                <w:rFonts w:asciiTheme="majorHAnsi" w:hAnsiTheme="majorHAnsi" w:cstheme="majorHAnsi"/>
                <w:sz w:val="20"/>
                <w:szCs w:val="20"/>
              </w:rPr>
              <w:t>70% effort reduction</w:t>
            </w:r>
            <w:r w:rsidR="00B56C1D">
              <w:rPr>
                <w:rFonts w:asciiTheme="majorHAnsi" w:hAnsiTheme="majorHAnsi" w:cstheme="majorHAnsi"/>
                <w:sz w:val="20"/>
                <w:szCs w:val="20"/>
              </w:rPr>
              <w:t>,</w:t>
            </w:r>
            <w:r w:rsidR="001C0422">
              <w:rPr>
                <w:rFonts w:asciiTheme="majorHAnsi" w:hAnsiTheme="majorHAnsi" w:cstheme="majorHAnsi"/>
                <w:sz w:val="20"/>
                <w:szCs w:val="20"/>
              </w:rPr>
              <w:t xml:space="preserve"> reduction in error. Improved </w:t>
            </w:r>
            <w:r w:rsidR="00FE44A2">
              <w:rPr>
                <w:rFonts w:asciiTheme="majorHAnsi" w:hAnsiTheme="majorHAnsi" w:cstheme="majorHAnsi"/>
                <w:sz w:val="20"/>
                <w:szCs w:val="20"/>
              </w:rPr>
              <w:t>TAT and AHT</w:t>
            </w:r>
          </w:p>
        </w:tc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DA450F" w14:textId="77777777" w:rsidR="001A3FB6" w:rsidRDefault="001A3FB6" w:rsidP="001A3FB6">
            <w:pPr>
              <w:spacing w:line="252" w:lineRule="auto"/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010B8C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Excel sheet</w:t>
            </w: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 (Automation)</w:t>
            </w:r>
            <w:r w:rsidR="0032268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- Refer column D</w:t>
            </w:r>
            <w:r w:rsidR="002714B2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 xml:space="preserve"> and J.</w:t>
            </w:r>
          </w:p>
          <w:p w14:paraId="5E2A618F" w14:textId="77777777" w:rsidR="00DE6FA7" w:rsidRDefault="00DE6FA7" w:rsidP="001A3FB6">
            <w:pPr>
              <w:spacing w:line="252" w:lineRule="auto"/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</w:p>
          <w:p w14:paraId="745899CB" w14:textId="344B30E1" w:rsidR="00DE6FA7" w:rsidRPr="00010B8C" w:rsidRDefault="00DE6FA7" w:rsidP="001A3FB6">
            <w:pPr>
              <w:spacing w:line="252" w:lineRule="auto"/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Digital automation generic snippets</w:t>
            </w:r>
          </w:p>
        </w:tc>
      </w:tr>
      <w:tr w:rsidR="0068736C" w:rsidRPr="008D7CD7" w14:paraId="4688AE4C" w14:textId="77777777" w:rsidTr="0053117F">
        <w:trPr>
          <w:trHeight w:val="960"/>
        </w:trPr>
        <w:tc>
          <w:tcPr>
            <w:tcW w:w="40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5411EA" w14:textId="77777777" w:rsidR="0068736C" w:rsidRDefault="0068736C" w:rsidP="0068736C">
            <w:p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eastAsia="en-GB"/>
              </w:rPr>
              <w:t>Move Forward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:</w:t>
            </w:r>
          </w:p>
          <w:p w14:paraId="2CB2946E" w14:textId="77777777" w:rsidR="00BB6AB7" w:rsidRPr="00BB6AB7" w:rsidRDefault="0068736C" w:rsidP="0068736C">
            <w:pPr>
              <w:numPr>
                <w:ilvl w:val="0"/>
                <w:numId w:val="3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It has been quite a feat to </w:t>
            </w:r>
            <w:r w:rsidRPr="002D52E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effectively reach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100% </w:t>
            </w:r>
            <w:r w:rsidRPr="002D52E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BAU state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 by d</w:t>
            </w:r>
            <w:r w:rsidRPr="002D52E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elivering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quality work consistently, </w:t>
            </w:r>
            <w:r w:rsidRPr="002D52E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for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the </w:t>
            </w:r>
            <w:r w:rsidRPr="002D52E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last 12 months.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br/>
            </w:r>
          </w:p>
          <w:p w14:paraId="00B9FD3F" w14:textId="2CED751D" w:rsidR="0068736C" w:rsidRPr="00D2666D" w:rsidRDefault="0068736C" w:rsidP="0068736C">
            <w:pPr>
              <w:numPr>
                <w:ilvl w:val="0"/>
                <w:numId w:val="3"/>
              </w:numPr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>E</w:t>
            </w:r>
            <w:r w:rsidRPr="00556F15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 xml:space="preserve">very passing day </w:t>
            </w:r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 xml:space="preserve">makes us </w:t>
            </w:r>
            <w:r w:rsidRPr="00556F15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 xml:space="preserve">build </w:t>
            </w:r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 xml:space="preserve">on </w:t>
            </w:r>
            <w:r w:rsidRPr="00556F15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 xml:space="preserve">our knowledge, confidence, and finesse </w:t>
            </w:r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 xml:space="preserve">which </w:t>
            </w:r>
            <w:r w:rsidRPr="00556F15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>ensure</w:t>
            </w:r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>s</w:t>
            </w:r>
            <w:r w:rsidRPr="00556F15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 xml:space="preserve"> a steady rise in </w:t>
            </w:r>
            <w:r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 xml:space="preserve">our </w:t>
            </w:r>
            <w:r w:rsidRPr="00556F15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>performance</w:t>
            </w:r>
            <w:r w:rsidRPr="002D52E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.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So now we are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br/>
            </w:r>
            <w:r w:rsidRPr="002D52E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Perfectly poised for more 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 xml:space="preserve">and enthused for </w:t>
            </w:r>
            <w:r w:rsidRPr="002D52E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  <w:t>the next …</w:t>
            </w:r>
          </w:p>
        </w:tc>
        <w:tc>
          <w:tcPr>
            <w:tcW w:w="1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3505F1" w14:textId="2712494A" w:rsidR="0068736C" w:rsidRPr="008D7CD7" w:rsidRDefault="0068736C" w:rsidP="0068736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50 sec</w:t>
            </w: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C996BF" w14:textId="77777777" w:rsidR="0068736C" w:rsidRDefault="0068736C" w:rsidP="0068736C">
            <w:pPr>
              <w:pStyle w:val="ListParagraph"/>
              <w:shd w:val="clear" w:color="auto" w:fill="FFFFFF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n-GB"/>
              </w:rPr>
            </w:pPr>
          </w:p>
          <w:p w14:paraId="07A8D151" w14:textId="77777777" w:rsidR="0068736C" w:rsidRPr="002D52ED" w:rsidRDefault="0068736C" w:rsidP="0068736C">
            <w:pPr>
              <w:pStyle w:val="ListParagraph"/>
              <w:numPr>
                <w:ilvl w:val="0"/>
                <w:numId w:val="7"/>
              </w:numPr>
              <w:spacing w:line="252" w:lineRule="auto"/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</w:pPr>
            <w:r w:rsidRPr="002D52ED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Jan 2024 - </w:t>
            </w:r>
            <w:r w:rsidRPr="002D52ED">
              <w:rPr>
                <w:rFonts w:asciiTheme="majorHAnsi" w:eastAsia="Times New Roman" w:hAnsiTheme="majorHAnsi" w:cstheme="majorHAnsi"/>
                <w:i/>
                <w:iCs/>
                <w:color w:val="000000"/>
                <w:sz w:val="20"/>
                <w:szCs w:val="20"/>
                <w:lang w:eastAsia="en-GB"/>
              </w:rPr>
              <w:t>100% BAU</w:t>
            </w:r>
          </w:p>
          <w:p w14:paraId="5F31E743" w14:textId="7272BF2E" w:rsidR="0068736C" w:rsidRPr="008D7CD7" w:rsidRDefault="0068736C" w:rsidP="0068736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D52ED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Kudos team WAG!</w:t>
            </w:r>
          </w:p>
        </w:tc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CDC4A8" w14:textId="77777777" w:rsidR="0068736C" w:rsidRDefault="0068736C" w:rsidP="0068736C">
            <w:pPr>
              <w:spacing w:line="252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  <w:p w14:paraId="50B7818E" w14:textId="77777777" w:rsidR="00333AE1" w:rsidRDefault="00333AE1" w:rsidP="0068736C">
            <w:pPr>
              <w:spacing w:line="252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Calendar</w:t>
            </w:r>
            <w:r w:rsidR="00A4261E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- Jan to dec calendar </w:t>
            </w:r>
            <w:r w:rsidR="007E670C">
              <w:rPr>
                <w:rFonts w:asciiTheme="majorHAnsi" w:eastAsia="Calibri" w:hAnsiTheme="majorHAnsi" w:cstheme="majorHAnsi"/>
                <w:sz w:val="20"/>
                <w:szCs w:val="20"/>
              </w:rPr>
              <w:t>pages turn.</w:t>
            </w:r>
            <w:r w:rsidR="006804A2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 100% </w:t>
            </w:r>
            <w:r w:rsidR="00AF241C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performance </w:t>
            </w:r>
            <w:r w:rsidR="00C535C8">
              <w:rPr>
                <w:rFonts w:asciiTheme="majorHAnsi" w:eastAsia="Calibri" w:hAnsiTheme="majorHAnsi" w:cstheme="majorHAnsi"/>
                <w:sz w:val="20"/>
                <w:szCs w:val="20"/>
              </w:rPr>
              <w:t>(</w:t>
            </w:r>
            <w:r w:rsidR="006178AD">
              <w:rPr>
                <w:rFonts w:asciiTheme="majorHAnsi" w:eastAsia="Calibri" w:hAnsiTheme="majorHAnsi" w:cstheme="majorHAnsi"/>
                <w:sz w:val="20"/>
                <w:szCs w:val="20"/>
              </w:rPr>
              <w:t>Green tick mark or seal of approval)</w:t>
            </w:r>
            <w:r w:rsidR="002D3084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  <w:p w14:paraId="548EB4DB" w14:textId="77777777" w:rsidR="007F55E9" w:rsidRDefault="007F55E9" w:rsidP="0068736C">
            <w:pPr>
              <w:spacing w:line="252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  <w:p w14:paraId="1881CC56" w14:textId="7CD5E883" w:rsidR="002D3084" w:rsidRDefault="00CB6839" w:rsidP="0068736C">
            <w:pPr>
              <w:spacing w:line="252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Person climbing on a steep slope/mountain/stairs</w:t>
            </w:r>
            <w:r w:rsidR="007F55E9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 (milestone)</w:t>
            </w:r>
          </w:p>
        </w:tc>
      </w:tr>
    </w:tbl>
    <w:p w14:paraId="297E9F19" w14:textId="77777777" w:rsidR="00F73269" w:rsidRDefault="00F73269" w:rsidP="00F73269">
      <w:pPr>
        <w:rPr>
          <w:rFonts w:asciiTheme="majorHAnsi" w:hAnsiTheme="majorHAnsi" w:cstheme="majorHAnsi"/>
          <w:sz w:val="20"/>
          <w:szCs w:val="20"/>
        </w:rPr>
      </w:pPr>
    </w:p>
    <w:p w14:paraId="6F6E2AA6" w14:textId="77777777" w:rsidR="00231DE1" w:rsidRDefault="00231DE1" w:rsidP="00F73269">
      <w:pPr>
        <w:rPr>
          <w:rFonts w:asciiTheme="majorHAnsi" w:hAnsiTheme="majorHAnsi" w:cstheme="majorHAnsi"/>
          <w:sz w:val="20"/>
          <w:szCs w:val="20"/>
        </w:rPr>
      </w:pPr>
    </w:p>
    <w:p w14:paraId="3C454DC6" w14:textId="77777777" w:rsidR="00231DE1" w:rsidRPr="008D7CD7" w:rsidRDefault="00231DE1" w:rsidP="00F73269">
      <w:pPr>
        <w:rPr>
          <w:rFonts w:asciiTheme="majorHAnsi" w:hAnsiTheme="majorHAnsi" w:cstheme="majorHAnsi"/>
          <w:sz w:val="20"/>
          <w:szCs w:val="20"/>
        </w:rPr>
      </w:pPr>
    </w:p>
    <w:p w14:paraId="1C42DCA9" w14:textId="77777777" w:rsidR="00717403" w:rsidRPr="008D7CD7" w:rsidRDefault="00717403" w:rsidP="00F73269">
      <w:pPr>
        <w:rPr>
          <w:rFonts w:asciiTheme="majorHAnsi" w:hAnsiTheme="majorHAnsi" w:cstheme="majorHAnsi"/>
          <w:sz w:val="20"/>
          <w:szCs w:val="20"/>
        </w:rPr>
      </w:pPr>
    </w:p>
    <w:p w14:paraId="4D31EDAB" w14:textId="309AEE0B" w:rsidR="00717403" w:rsidRDefault="00717403" w:rsidP="00F73269">
      <w:pPr>
        <w:rPr>
          <w:rFonts w:asciiTheme="majorHAnsi" w:hAnsiTheme="majorHAnsi" w:cstheme="majorHAnsi"/>
          <w:sz w:val="20"/>
          <w:szCs w:val="20"/>
        </w:rPr>
      </w:pPr>
      <w:r w:rsidRPr="008D7CD7">
        <w:rPr>
          <w:rFonts w:asciiTheme="majorHAnsi" w:hAnsiTheme="majorHAnsi" w:cstheme="majorHAnsi"/>
          <w:sz w:val="20"/>
          <w:szCs w:val="20"/>
        </w:rPr>
        <w:t xml:space="preserve">Carl </w:t>
      </w:r>
      <w:proofErr w:type="spellStart"/>
      <w:r w:rsidRPr="008D7CD7">
        <w:rPr>
          <w:rFonts w:asciiTheme="majorHAnsi" w:hAnsiTheme="majorHAnsi" w:cstheme="majorHAnsi"/>
          <w:sz w:val="20"/>
          <w:szCs w:val="20"/>
        </w:rPr>
        <w:t>lewis</w:t>
      </w:r>
      <w:proofErr w:type="spellEnd"/>
      <w:r w:rsidRPr="008D7CD7">
        <w:rPr>
          <w:rFonts w:asciiTheme="majorHAnsi" w:hAnsiTheme="majorHAnsi" w:cstheme="majorHAnsi"/>
          <w:sz w:val="20"/>
          <w:szCs w:val="20"/>
        </w:rPr>
        <w:t xml:space="preserve">: </w:t>
      </w:r>
      <w:r w:rsidR="00783D02" w:rsidRPr="008D7CD7">
        <w:rPr>
          <w:rFonts w:asciiTheme="majorHAnsi" w:hAnsiTheme="majorHAnsi" w:cstheme="majorHAnsi"/>
          <w:sz w:val="20"/>
          <w:szCs w:val="20"/>
        </w:rPr>
        <w:t xml:space="preserve">I don’t like to go </w:t>
      </w:r>
      <w:proofErr w:type="spellStart"/>
      <w:r w:rsidR="00783D02" w:rsidRPr="008D7CD7">
        <w:rPr>
          <w:rFonts w:asciiTheme="majorHAnsi" w:hAnsiTheme="majorHAnsi" w:cstheme="majorHAnsi"/>
          <w:sz w:val="20"/>
          <w:szCs w:val="20"/>
        </w:rPr>
        <w:t>back wards</w:t>
      </w:r>
      <w:proofErr w:type="spellEnd"/>
      <w:r w:rsidR="00783D02" w:rsidRPr="008D7CD7">
        <w:rPr>
          <w:rFonts w:asciiTheme="majorHAnsi" w:hAnsiTheme="majorHAnsi" w:cstheme="majorHAnsi"/>
          <w:sz w:val="20"/>
          <w:szCs w:val="20"/>
        </w:rPr>
        <w:t xml:space="preserve"> but </w:t>
      </w:r>
      <w:proofErr w:type="spellStart"/>
      <w:r w:rsidR="00783D02" w:rsidRPr="008D7CD7">
        <w:rPr>
          <w:rFonts w:asciiTheme="majorHAnsi" w:hAnsiTheme="majorHAnsi" w:cstheme="majorHAnsi"/>
          <w:sz w:val="20"/>
          <w:szCs w:val="20"/>
        </w:rPr>
        <w:t>wen</w:t>
      </w:r>
      <w:proofErr w:type="spellEnd"/>
      <w:r w:rsidR="00783D02" w:rsidRPr="008D7CD7">
        <w:rPr>
          <w:rFonts w:asciiTheme="majorHAnsi" w:hAnsiTheme="majorHAnsi" w:cstheme="majorHAnsi"/>
          <w:sz w:val="20"/>
          <w:szCs w:val="20"/>
        </w:rPr>
        <w:t xml:space="preserve"> I do I </w:t>
      </w:r>
      <w:proofErr w:type="spellStart"/>
      <w:r w:rsidR="00783D02" w:rsidRPr="008D7CD7">
        <w:rPr>
          <w:rFonts w:asciiTheme="majorHAnsi" w:hAnsiTheme="majorHAnsi" w:cstheme="majorHAnsi"/>
          <w:sz w:val="20"/>
          <w:szCs w:val="20"/>
        </w:rPr>
        <w:t>shud</w:t>
      </w:r>
      <w:proofErr w:type="spellEnd"/>
      <w:r w:rsidR="00783D02" w:rsidRPr="008D7CD7">
        <w:rPr>
          <w:rFonts w:asciiTheme="majorHAnsi" w:hAnsiTheme="majorHAnsi" w:cstheme="majorHAnsi"/>
          <w:sz w:val="20"/>
          <w:szCs w:val="20"/>
        </w:rPr>
        <w:t xml:space="preserve"> go for long jump.</w:t>
      </w:r>
    </w:p>
    <w:p w14:paraId="027262FD" w14:textId="5C500488" w:rsidR="00D04227" w:rsidRDefault="00D04227" w:rsidP="007B53A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7B53A0">
        <w:rPr>
          <w:rFonts w:asciiTheme="majorHAnsi" w:hAnsiTheme="majorHAnsi" w:cstheme="majorHAnsi"/>
          <w:sz w:val="20"/>
          <w:szCs w:val="20"/>
        </w:rPr>
        <w:t>“Perfection is not attainable, but if we chase perfection, we can catch excellence.” Vince Lombardi</w:t>
      </w:r>
      <w:r w:rsidR="00906688" w:rsidRPr="007B53A0">
        <w:rPr>
          <w:rFonts w:asciiTheme="majorHAnsi" w:hAnsiTheme="majorHAnsi" w:cstheme="majorHAnsi"/>
          <w:sz w:val="20"/>
          <w:szCs w:val="20"/>
        </w:rPr>
        <w:t xml:space="preserve"> (American football coach and executive in the National Football League (NFL))</w:t>
      </w:r>
    </w:p>
    <w:p w14:paraId="7E2FD9D2" w14:textId="7C94512C" w:rsidR="007B53A0" w:rsidRPr="006338FD" w:rsidRDefault="002D1217" w:rsidP="007B53A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C64C04">
        <w:rPr>
          <w:rFonts w:asciiTheme="majorHAnsi" w:hAnsiTheme="majorHAnsi" w:cstheme="majorHAnsi"/>
          <w:sz w:val="20"/>
          <w:szCs w:val="20"/>
        </w:rPr>
        <w:t>“I can’t change the direction of the wind, but I can adjust my sails to always reach my destination.” Jimmy Dean</w:t>
      </w:r>
      <w:r w:rsidR="00264928">
        <w:rPr>
          <w:rFonts w:asciiTheme="majorHAnsi" w:hAnsiTheme="majorHAnsi" w:cstheme="majorHAnsi"/>
          <w:sz w:val="20"/>
          <w:szCs w:val="20"/>
        </w:rPr>
        <w:t xml:space="preserve"> (American </w:t>
      </w:r>
      <w:r w:rsidR="00F03565">
        <w:rPr>
          <w:rFonts w:asciiTheme="majorHAnsi" w:hAnsiTheme="majorHAnsi" w:cstheme="majorHAnsi"/>
          <w:sz w:val="20"/>
          <w:szCs w:val="20"/>
        </w:rPr>
        <w:t>Country Music Singer</w:t>
      </w:r>
      <w:r w:rsidR="001C67A3">
        <w:rPr>
          <w:rFonts w:asciiTheme="majorHAnsi" w:hAnsiTheme="majorHAnsi" w:cstheme="majorHAnsi"/>
          <w:sz w:val="20"/>
          <w:szCs w:val="20"/>
        </w:rPr>
        <w:t>, Host, Actor, Businessman</w:t>
      </w:r>
      <w:r w:rsidR="00264928">
        <w:rPr>
          <w:rFonts w:asciiTheme="majorHAnsi" w:hAnsiTheme="majorHAnsi" w:cstheme="majorHAnsi"/>
          <w:sz w:val="20"/>
          <w:szCs w:val="20"/>
        </w:rPr>
        <w:t>)</w:t>
      </w:r>
    </w:p>
    <w:p w14:paraId="01BCC00F" w14:textId="3D06A26A" w:rsidR="006338FD" w:rsidRPr="003A6F52" w:rsidRDefault="006338FD" w:rsidP="007B53A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C64C04">
        <w:rPr>
          <w:rFonts w:asciiTheme="majorHAnsi" w:hAnsiTheme="majorHAnsi" w:cstheme="majorHAnsi"/>
          <w:sz w:val="20"/>
          <w:szCs w:val="20"/>
        </w:rPr>
        <w:t>“The merit of all things lies in their difficulty.” Alexandre Dumas</w:t>
      </w:r>
      <w:r w:rsidR="00754975">
        <w:rPr>
          <w:rFonts w:asciiTheme="majorHAnsi" w:hAnsiTheme="majorHAnsi" w:cstheme="majorHAnsi"/>
          <w:sz w:val="20"/>
          <w:szCs w:val="20"/>
        </w:rPr>
        <w:t xml:space="preserve"> (French Author 18</w:t>
      </w:r>
      <w:r w:rsidR="00754975" w:rsidRPr="00754975">
        <w:rPr>
          <w:rFonts w:asciiTheme="majorHAnsi" w:hAnsiTheme="majorHAnsi" w:cstheme="majorHAnsi"/>
          <w:sz w:val="20"/>
          <w:szCs w:val="20"/>
          <w:vertAlign w:val="superscript"/>
        </w:rPr>
        <w:t>th</w:t>
      </w:r>
      <w:r w:rsidR="00754975">
        <w:rPr>
          <w:rFonts w:asciiTheme="majorHAnsi" w:hAnsiTheme="majorHAnsi" w:cstheme="majorHAnsi"/>
          <w:sz w:val="20"/>
          <w:szCs w:val="20"/>
        </w:rPr>
        <w:t xml:space="preserve"> </w:t>
      </w:r>
      <w:r w:rsidR="00716591">
        <w:rPr>
          <w:rFonts w:asciiTheme="majorHAnsi" w:hAnsiTheme="majorHAnsi" w:cstheme="majorHAnsi"/>
          <w:sz w:val="20"/>
          <w:szCs w:val="20"/>
        </w:rPr>
        <w:t>Century</w:t>
      </w:r>
      <w:r w:rsidR="00754975">
        <w:rPr>
          <w:rFonts w:asciiTheme="majorHAnsi" w:hAnsiTheme="majorHAnsi" w:cstheme="majorHAnsi"/>
          <w:sz w:val="20"/>
          <w:szCs w:val="20"/>
        </w:rPr>
        <w:t>)</w:t>
      </w:r>
      <w:r w:rsidR="00716591">
        <w:rPr>
          <w:rFonts w:asciiTheme="majorHAnsi" w:hAnsiTheme="majorHAnsi" w:cstheme="majorHAnsi"/>
          <w:sz w:val="20"/>
          <w:szCs w:val="20"/>
        </w:rPr>
        <w:t xml:space="preserve"> – Three Musketeers </w:t>
      </w:r>
    </w:p>
    <w:p w14:paraId="541C41A6" w14:textId="12DB179D" w:rsidR="003A6F52" w:rsidRPr="00C64C04" w:rsidRDefault="003A6F52" w:rsidP="007B53A0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C64C04">
        <w:rPr>
          <w:rFonts w:asciiTheme="majorHAnsi" w:hAnsiTheme="majorHAnsi" w:cstheme="majorHAnsi"/>
          <w:sz w:val="20"/>
          <w:szCs w:val="20"/>
        </w:rPr>
        <w:t>“Believe you can and you’re halfway there.” Theodore Roosevelt</w:t>
      </w:r>
      <w:r w:rsidR="008964F6">
        <w:rPr>
          <w:rFonts w:asciiTheme="majorHAnsi" w:hAnsiTheme="majorHAnsi" w:cstheme="majorHAnsi"/>
          <w:sz w:val="20"/>
          <w:szCs w:val="20"/>
        </w:rPr>
        <w:t xml:space="preserve"> (26</w:t>
      </w:r>
      <w:r w:rsidR="008964F6" w:rsidRPr="00532839">
        <w:rPr>
          <w:rFonts w:asciiTheme="majorHAnsi" w:hAnsiTheme="majorHAnsi" w:cstheme="majorHAnsi"/>
          <w:sz w:val="20"/>
          <w:szCs w:val="20"/>
        </w:rPr>
        <w:t>th</w:t>
      </w:r>
      <w:r w:rsidR="008964F6">
        <w:rPr>
          <w:rFonts w:asciiTheme="majorHAnsi" w:hAnsiTheme="majorHAnsi" w:cstheme="majorHAnsi"/>
          <w:sz w:val="20"/>
          <w:szCs w:val="20"/>
        </w:rPr>
        <w:t xml:space="preserve"> US Prez)</w:t>
      </w:r>
    </w:p>
    <w:p w14:paraId="35DD3F34" w14:textId="2B5CADC3" w:rsidR="003A32B4" w:rsidRPr="008E2006" w:rsidRDefault="00C64C04" w:rsidP="00F73269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</w:rPr>
      </w:pPr>
      <w:r w:rsidRPr="00C64C04">
        <w:rPr>
          <w:rFonts w:asciiTheme="majorHAnsi" w:hAnsiTheme="majorHAnsi" w:cstheme="majorHAnsi"/>
          <w:sz w:val="20"/>
          <w:szCs w:val="20"/>
        </w:rPr>
        <w:t>“All you need is the plan, the road map, and the courage to press on to your destination.” Earl Nightingale</w:t>
      </w:r>
      <w:r w:rsidR="00532839">
        <w:rPr>
          <w:rFonts w:asciiTheme="majorHAnsi" w:hAnsiTheme="majorHAnsi" w:cstheme="majorHAnsi"/>
          <w:sz w:val="20"/>
          <w:szCs w:val="20"/>
        </w:rPr>
        <w:t xml:space="preserve"> (</w:t>
      </w:r>
      <w:r w:rsidR="00532839" w:rsidRPr="00532839">
        <w:rPr>
          <w:rFonts w:asciiTheme="majorHAnsi" w:hAnsiTheme="majorHAnsi" w:cstheme="majorHAnsi"/>
          <w:sz w:val="20"/>
          <w:szCs w:val="20"/>
        </w:rPr>
        <w:t>American radio speaker and author</w:t>
      </w:r>
      <w:r w:rsidR="00532839">
        <w:rPr>
          <w:rFonts w:asciiTheme="majorHAnsi" w:hAnsiTheme="majorHAnsi" w:cstheme="majorHAnsi"/>
          <w:sz w:val="20"/>
          <w:szCs w:val="20"/>
        </w:rPr>
        <w:t>)</w:t>
      </w:r>
    </w:p>
    <w:p w14:paraId="0416B962" w14:textId="3EE7E4A2" w:rsidR="000A0CD6" w:rsidRPr="008D7CD7" w:rsidRDefault="000A0CD6" w:rsidP="00F73269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8D7CD7">
        <w:rPr>
          <w:rFonts w:asciiTheme="majorHAnsi" w:hAnsiTheme="majorHAnsi" w:cstheme="majorHAnsi"/>
          <w:b/>
          <w:bCs/>
          <w:sz w:val="20"/>
          <w:szCs w:val="20"/>
        </w:rPr>
        <w:t>From the tracker</w:t>
      </w:r>
    </w:p>
    <w:p w14:paraId="6F319ABE" w14:textId="69D49F2D" w:rsidR="003A32B4" w:rsidRPr="008D7CD7" w:rsidRDefault="000A0CD6" w:rsidP="003A32B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8D7CD7">
        <w:rPr>
          <w:rFonts w:asciiTheme="majorHAnsi" w:hAnsiTheme="majorHAnsi" w:cstheme="majorHAnsi"/>
          <w:sz w:val="20"/>
          <w:szCs w:val="20"/>
        </w:rPr>
        <w:t xml:space="preserve">Paid media achievements, cost </w:t>
      </w:r>
      <w:r w:rsidR="00F203CB" w:rsidRPr="008D7CD7">
        <w:rPr>
          <w:rFonts w:asciiTheme="majorHAnsi" w:hAnsiTheme="majorHAnsi" w:cstheme="majorHAnsi"/>
          <w:sz w:val="20"/>
          <w:szCs w:val="20"/>
        </w:rPr>
        <w:t xml:space="preserve">n </w:t>
      </w:r>
      <w:r w:rsidRPr="008D7CD7">
        <w:rPr>
          <w:rFonts w:asciiTheme="majorHAnsi" w:hAnsiTheme="majorHAnsi" w:cstheme="majorHAnsi"/>
          <w:sz w:val="20"/>
          <w:szCs w:val="20"/>
        </w:rPr>
        <w:t xml:space="preserve">ROI, </w:t>
      </w:r>
    </w:p>
    <w:p w14:paraId="1C6AD7A4" w14:textId="77777777" w:rsidR="003A32B4" w:rsidRPr="008D7CD7" w:rsidRDefault="000A0CD6" w:rsidP="00F73269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8D7CD7">
        <w:rPr>
          <w:rFonts w:asciiTheme="majorHAnsi" w:hAnsiTheme="majorHAnsi" w:cstheme="majorHAnsi"/>
          <w:sz w:val="20"/>
          <w:szCs w:val="20"/>
        </w:rPr>
        <w:t xml:space="preserve">Achievement on learning new tools and setting up a customized environment </w:t>
      </w:r>
    </w:p>
    <w:p w14:paraId="616396FF" w14:textId="745474FE" w:rsidR="003A32B4" w:rsidRPr="008D7CD7" w:rsidRDefault="000A0CD6" w:rsidP="00F73269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proofErr w:type="spellStart"/>
      <w:r w:rsidRPr="008D7CD7">
        <w:rPr>
          <w:rFonts w:asciiTheme="majorHAnsi" w:hAnsiTheme="majorHAnsi" w:cstheme="majorHAnsi"/>
          <w:sz w:val="20"/>
          <w:szCs w:val="20"/>
        </w:rPr>
        <w:t>Estab</w:t>
      </w:r>
      <w:proofErr w:type="spellEnd"/>
      <w:r w:rsidRPr="008D7CD7">
        <w:rPr>
          <w:rFonts w:asciiTheme="majorHAnsi" w:hAnsiTheme="majorHAnsi" w:cstheme="majorHAnsi"/>
          <w:sz w:val="20"/>
          <w:szCs w:val="20"/>
        </w:rPr>
        <w:t xml:space="preserve"> a sync bet creative team and </w:t>
      </w:r>
      <w:r w:rsidR="00947A76" w:rsidRPr="008D7CD7">
        <w:rPr>
          <w:rFonts w:asciiTheme="majorHAnsi" w:hAnsiTheme="majorHAnsi" w:cstheme="majorHAnsi"/>
          <w:sz w:val="20"/>
          <w:szCs w:val="20"/>
        </w:rPr>
        <w:t xml:space="preserve">delivery team </w:t>
      </w:r>
      <w:r w:rsidR="003A32B4" w:rsidRPr="008D7CD7">
        <w:rPr>
          <w:rFonts w:asciiTheme="majorHAnsi" w:hAnsiTheme="majorHAnsi" w:cstheme="majorHAnsi"/>
          <w:sz w:val="20"/>
          <w:szCs w:val="20"/>
        </w:rPr>
        <w:t>for better n integrated delivery model</w:t>
      </w:r>
    </w:p>
    <w:p w14:paraId="624C0845" w14:textId="3D5AD9D5" w:rsidR="003A32B4" w:rsidRPr="008D7CD7" w:rsidRDefault="003A32B4" w:rsidP="00F73269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8D7CD7">
        <w:rPr>
          <w:rFonts w:asciiTheme="majorHAnsi" w:hAnsiTheme="majorHAnsi" w:cstheme="majorHAnsi"/>
          <w:sz w:val="20"/>
          <w:szCs w:val="20"/>
        </w:rPr>
        <w:t>Process optimization BAU</w:t>
      </w:r>
    </w:p>
    <w:p w14:paraId="729A1D27" w14:textId="2D299EE3" w:rsidR="00FE66A4" w:rsidRPr="008D7CD7" w:rsidRDefault="00FE66A4" w:rsidP="00F73269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proofErr w:type="spellStart"/>
      <w:r w:rsidRPr="008D7CD7">
        <w:rPr>
          <w:rFonts w:asciiTheme="majorHAnsi" w:hAnsiTheme="majorHAnsi" w:cstheme="majorHAnsi"/>
          <w:sz w:val="20"/>
          <w:szCs w:val="20"/>
        </w:rPr>
        <w:t>Estab</w:t>
      </w:r>
      <w:proofErr w:type="spellEnd"/>
      <w:r w:rsidRPr="008D7CD7">
        <w:rPr>
          <w:rFonts w:asciiTheme="majorHAnsi" w:hAnsiTheme="majorHAnsi" w:cstheme="majorHAnsi"/>
          <w:sz w:val="20"/>
          <w:szCs w:val="20"/>
        </w:rPr>
        <w:t xml:space="preserve"> of </w:t>
      </w:r>
      <w:r w:rsidR="00687220" w:rsidRPr="008D7CD7">
        <w:rPr>
          <w:rFonts w:asciiTheme="majorHAnsi" w:hAnsiTheme="majorHAnsi" w:cstheme="majorHAnsi"/>
          <w:sz w:val="20"/>
          <w:szCs w:val="20"/>
        </w:rPr>
        <w:t xml:space="preserve">integrated n </w:t>
      </w:r>
      <w:proofErr w:type="spellStart"/>
      <w:r w:rsidR="00687220" w:rsidRPr="008D7CD7">
        <w:rPr>
          <w:rFonts w:asciiTheme="majorHAnsi" w:hAnsiTheme="majorHAnsi" w:cstheme="majorHAnsi"/>
          <w:sz w:val="20"/>
          <w:szCs w:val="20"/>
        </w:rPr>
        <w:t>uninteruptd</w:t>
      </w:r>
      <w:proofErr w:type="spellEnd"/>
      <w:r w:rsidR="00687220" w:rsidRPr="008D7CD7">
        <w:rPr>
          <w:rFonts w:asciiTheme="majorHAnsi" w:hAnsiTheme="majorHAnsi" w:cstheme="majorHAnsi"/>
          <w:sz w:val="20"/>
          <w:szCs w:val="20"/>
        </w:rPr>
        <w:t xml:space="preserve"> delivery model </w:t>
      </w:r>
      <w:proofErr w:type="spellStart"/>
      <w:r w:rsidR="00687220" w:rsidRPr="008D7CD7">
        <w:rPr>
          <w:rFonts w:asciiTheme="majorHAnsi" w:hAnsiTheme="majorHAnsi" w:cstheme="majorHAnsi"/>
          <w:sz w:val="20"/>
          <w:szCs w:val="20"/>
        </w:rPr>
        <w:t>wid</w:t>
      </w:r>
      <w:proofErr w:type="spellEnd"/>
      <w:r w:rsidR="00687220" w:rsidRPr="008D7CD7">
        <w:rPr>
          <w:rFonts w:asciiTheme="majorHAnsi" w:hAnsiTheme="majorHAnsi" w:cstheme="majorHAnsi"/>
          <w:sz w:val="20"/>
          <w:szCs w:val="20"/>
        </w:rPr>
        <w:t xml:space="preserve"> proper </w:t>
      </w:r>
      <w:r w:rsidR="005F03AD" w:rsidRPr="008D7CD7">
        <w:rPr>
          <w:rFonts w:asciiTheme="majorHAnsi" w:hAnsiTheme="majorHAnsi" w:cstheme="majorHAnsi"/>
          <w:sz w:val="20"/>
          <w:szCs w:val="20"/>
        </w:rPr>
        <w:t>business continuity plan</w:t>
      </w:r>
    </w:p>
    <w:p w14:paraId="7342E9E3" w14:textId="4E2DF3BD" w:rsidR="00710B6D" w:rsidRPr="008D7CD7" w:rsidRDefault="00710B6D" w:rsidP="00F73269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proofErr w:type="spellStart"/>
      <w:r w:rsidRPr="008D7CD7">
        <w:rPr>
          <w:rFonts w:asciiTheme="majorHAnsi" w:hAnsiTheme="majorHAnsi" w:cstheme="majorHAnsi"/>
          <w:sz w:val="20"/>
          <w:szCs w:val="20"/>
        </w:rPr>
        <w:t>Opratin</w:t>
      </w:r>
      <w:proofErr w:type="spellEnd"/>
      <w:r w:rsidRPr="008D7CD7">
        <w:rPr>
          <w:rFonts w:asciiTheme="majorHAnsi" w:hAnsiTheme="majorHAnsi" w:cstheme="majorHAnsi"/>
          <w:sz w:val="20"/>
          <w:szCs w:val="20"/>
        </w:rPr>
        <w:t xml:space="preserve"> Model </w:t>
      </w:r>
      <w:proofErr w:type="spellStart"/>
      <w:r w:rsidRPr="008D7CD7">
        <w:rPr>
          <w:rFonts w:asciiTheme="majorHAnsi" w:hAnsiTheme="majorHAnsi" w:cstheme="majorHAnsi"/>
          <w:sz w:val="20"/>
          <w:szCs w:val="20"/>
        </w:rPr>
        <w:t>wid</w:t>
      </w:r>
      <w:proofErr w:type="spellEnd"/>
      <w:r w:rsidRPr="008D7CD7">
        <w:rPr>
          <w:rFonts w:asciiTheme="majorHAnsi" w:hAnsiTheme="majorHAnsi" w:cstheme="majorHAnsi"/>
          <w:sz w:val="20"/>
          <w:szCs w:val="20"/>
        </w:rPr>
        <w:t xml:space="preserve"> </w:t>
      </w:r>
      <w:r w:rsidR="00BC6412" w:rsidRPr="008D7CD7">
        <w:rPr>
          <w:rFonts w:asciiTheme="majorHAnsi" w:hAnsiTheme="majorHAnsi" w:cstheme="majorHAnsi"/>
          <w:sz w:val="20"/>
          <w:szCs w:val="20"/>
        </w:rPr>
        <w:t xml:space="preserve">focus on </w:t>
      </w:r>
      <w:proofErr w:type="spellStart"/>
      <w:r w:rsidR="00BC6412" w:rsidRPr="008D7CD7">
        <w:rPr>
          <w:rFonts w:asciiTheme="majorHAnsi" w:hAnsiTheme="majorHAnsi" w:cstheme="majorHAnsi"/>
          <w:sz w:val="20"/>
          <w:szCs w:val="20"/>
        </w:rPr>
        <w:t>indi</w:t>
      </w:r>
      <w:proofErr w:type="spellEnd"/>
      <w:r w:rsidR="00BC6412" w:rsidRPr="008D7CD7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BC6412" w:rsidRPr="008D7CD7">
        <w:rPr>
          <w:rFonts w:asciiTheme="majorHAnsi" w:hAnsiTheme="majorHAnsi" w:cstheme="majorHAnsi"/>
          <w:sz w:val="20"/>
          <w:szCs w:val="20"/>
        </w:rPr>
        <w:t>contri</w:t>
      </w:r>
      <w:proofErr w:type="spellEnd"/>
      <w:r w:rsidR="00BC6412" w:rsidRPr="008D7CD7">
        <w:rPr>
          <w:rFonts w:asciiTheme="majorHAnsi" w:hAnsiTheme="majorHAnsi" w:cstheme="majorHAnsi"/>
          <w:sz w:val="20"/>
          <w:szCs w:val="20"/>
        </w:rPr>
        <w:t xml:space="preserve">, performance, </w:t>
      </w:r>
      <w:proofErr w:type="spellStart"/>
      <w:r w:rsidR="00BC6412" w:rsidRPr="008D7CD7">
        <w:rPr>
          <w:rFonts w:asciiTheme="majorHAnsi" w:hAnsiTheme="majorHAnsi" w:cstheme="majorHAnsi"/>
          <w:sz w:val="20"/>
          <w:szCs w:val="20"/>
        </w:rPr>
        <w:t>achiemnt</w:t>
      </w:r>
      <w:proofErr w:type="spellEnd"/>
      <w:r w:rsidR="00BC6412" w:rsidRPr="008D7CD7">
        <w:rPr>
          <w:rFonts w:asciiTheme="majorHAnsi" w:hAnsiTheme="majorHAnsi" w:cstheme="majorHAnsi"/>
          <w:sz w:val="20"/>
          <w:szCs w:val="20"/>
        </w:rPr>
        <w:t xml:space="preserve"> n reward system</w:t>
      </w:r>
      <w:r w:rsidR="00841A43" w:rsidRPr="008D7CD7">
        <w:rPr>
          <w:rFonts w:asciiTheme="majorHAnsi" w:hAnsiTheme="majorHAnsi" w:cstheme="majorHAnsi"/>
          <w:sz w:val="20"/>
          <w:szCs w:val="20"/>
        </w:rPr>
        <w:t xml:space="preserve"> make d process to active </w:t>
      </w:r>
      <w:proofErr w:type="spellStart"/>
      <w:r w:rsidR="00F821AD" w:rsidRPr="008D7CD7">
        <w:rPr>
          <w:rFonts w:asciiTheme="majorHAnsi" w:hAnsiTheme="majorHAnsi" w:cstheme="majorHAnsi"/>
          <w:sz w:val="20"/>
          <w:szCs w:val="20"/>
        </w:rPr>
        <w:t>wid</w:t>
      </w:r>
      <w:proofErr w:type="spellEnd"/>
      <w:r w:rsidR="00F821AD" w:rsidRPr="008D7CD7">
        <w:rPr>
          <w:rFonts w:asciiTheme="majorHAnsi" w:hAnsiTheme="majorHAnsi" w:cstheme="majorHAnsi"/>
          <w:sz w:val="20"/>
          <w:szCs w:val="20"/>
        </w:rPr>
        <w:t xml:space="preserve"> a go getter attitude.</w:t>
      </w:r>
    </w:p>
    <w:p w14:paraId="5C46115C" w14:textId="49CB4976" w:rsidR="00F203CB" w:rsidRPr="008D7CD7" w:rsidRDefault="00F203CB" w:rsidP="00F73269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proofErr w:type="spellStart"/>
      <w:r w:rsidRPr="008D7CD7">
        <w:rPr>
          <w:rFonts w:asciiTheme="majorHAnsi" w:hAnsiTheme="majorHAnsi" w:cstheme="majorHAnsi"/>
          <w:sz w:val="20"/>
          <w:szCs w:val="20"/>
        </w:rPr>
        <w:t>Alignmnt</w:t>
      </w:r>
      <w:proofErr w:type="spellEnd"/>
      <w:r w:rsidRPr="008D7CD7">
        <w:rPr>
          <w:rFonts w:asciiTheme="majorHAnsi" w:hAnsiTheme="majorHAnsi" w:cstheme="majorHAnsi"/>
          <w:sz w:val="20"/>
          <w:szCs w:val="20"/>
        </w:rPr>
        <w:t xml:space="preserve"> of buffer resources n </w:t>
      </w:r>
      <w:r w:rsidR="00880810" w:rsidRPr="008D7CD7">
        <w:rPr>
          <w:rFonts w:asciiTheme="majorHAnsi" w:hAnsiTheme="majorHAnsi" w:cstheme="majorHAnsi"/>
          <w:sz w:val="20"/>
          <w:szCs w:val="20"/>
        </w:rPr>
        <w:t xml:space="preserve">presences across multi </w:t>
      </w:r>
      <w:proofErr w:type="spellStart"/>
      <w:r w:rsidR="00880810" w:rsidRPr="008D7CD7">
        <w:rPr>
          <w:rFonts w:asciiTheme="majorHAnsi" w:hAnsiTheme="majorHAnsi" w:cstheme="majorHAnsi"/>
          <w:sz w:val="20"/>
          <w:szCs w:val="20"/>
        </w:rPr>
        <w:t>locats</w:t>
      </w:r>
      <w:proofErr w:type="spellEnd"/>
      <w:r w:rsidR="00880810" w:rsidRPr="008D7CD7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880810" w:rsidRPr="008D7CD7">
        <w:rPr>
          <w:rFonts w:asciiTheme="majorHAnsi" w:hAnsiTheme="majorHAnsi" w:cstheme="majorHAnsi"/>
          <w:sz w:val="20"/>
          <w:szCs w:val="20"/>
        </w:rPr>
        <w:t>makin</w:t>
      </w:r>
      <w:proofErr w:type="spellEnd"/>
      <w:r w:rsidR="00880810" w:rsidRPr="008D7CD7">
        <w:rPr>
          <w:rFonts w:asciiTheme="majorHAnsi" w:hAnsiTheme="majorHAnsi" w:cstheme="majorHAnsi"/>
          <w:sz w:val="20"/>
          <w:szCs w:val="20"/>
        </w:rPr>
        <w:t xml:space="preserve"> </w:t>
      </w:r>
      <w:r w:rsidR="00EA4A65" w:rsidRPr="008D7CD7">
        <w:rPr>
          <w:rFonts w:asciiTheme="majorHAnsi" w:hAnsiTheme="majorHAnsi" w:cstheme="majorHAnsi"/>
          <w:sz w:val="20"/>
          <w:szCs w:val="20"/>
        </w:rPr>
        <w:t xml:space="preserve">d process </w:t>
      </w:r>
      <w:r w:rsidR="00880810" w:rsidRPr="008D7CD7">
        <w:rPr>
          <w:rFonts w:asciiTheme="majorHAnsi" w:hAnsiTheme="majorHAnsi" w:cstheme="majorHAnsi"/>
          <w:sz w:val="20"/>
          <w:szCs w:val="20"/>
        </w:rPr>
        <w:t xml:space="preserve">more robust </w:t>
      </w:r>
      <w:proofErr w:type="spellStart"/>
      <w:r w:rsidR="00011321" w:rsidRPr="008D7CD7">
        <w:rPr>
          <w:rFonts w:asciiTheme="majorHAnsi" w:hAnsiTheme="majorHAnsi" w:cstheme="majorHAnsi"/>
          <w:sz w:val="20"/>
          <w:szCs w:val="20"/>
        </w:rPr>
        <w:t>frm</w:t>
      </w:r>
      <w:proofErr w:type="spellEnd"/>
      <w:r w:rsidR="00011321" w:rsidRPr="008D7CD7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011321" w:rsidRPr="008D7CD7">
        <w:rPr>
          <w:rFonts w:asciiTheme="majorHAnsi" w:hAnsiTheme="majorHAnsi" w:cstheme="majorHAnsi"/>
          <w:sz w:val="20"/>
          <w:szCs w:val="20"/>
        </w:rPr>
        <w:t>busins</w:t>
      </w:r>
      <w:proofErr w:type="spellEnd"/>
      <w:r w:rsidR="00011321" w:rsidRPr="008D7CD7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011321" w:rsidRPr="008D7CD7">
        <w:rPr>
          <w:rFonts w:asciiTheme="majorHAnsi" w:hAnsiTheme="majorHAnsi" w:cstheme="majorHAnsi"/>
          <w:sz w:val="20"/>
          <w:szCs w:val="20"/>
        </w:rPr>
        <w:t>conti</w:t>
      </w:r>
      <w:r w:rsidR="00EA4A65" w:rsidRPr="008D7CD7">
        <w:rPr>
          <w:rFonts w:asciiTheme="majorHAnsi" w:hAnsiTheme="majorHAnsi" w:cstheme="majorHAnsi"/>
          <w:sz w:val="20"/>
          <w:szCs w:val="20"/>
        </w:rPr>
        <w:t>nu</w:t>
      </w:r>
      <w:proofErr w:type="spellEnd"/>
      <w:r w:rsidR="00011321" w:rsidRPr="008D7CD7">
        <w:rPr>
          <w:rFonts w:asciiTheme="majorHAnsi" w:hAnsiTheme="majorHAnsi" w:cstheme="majorHAnsi"/>
          <w:sz w:val="20"/>
          <w:szCs w:val="20"/>
        </w:rPr>
        <w:t xml:space="preserve"> perspective</w:t>
      </w:r>
      <w:r w:rsidR="00176393" w:rsidRPr="008D7CD7">
        <w:rPr>
          <w:rFonts w:asciiTheme="majorHAnsi" w:hAnsiTheme="majorHAnsi" w:cstheme="majorHAnsi"/>
          <w:sz w:val="20"/>
          <w:szCs w:val="20"/>
        </w:rPr>
        <w:t>.</w:t>
      </w:r>
    </w:p>
    <w:p w14:paraId="609B3DA7" w14:textId="189689A7" w:rsidR="001B6CEA" w:rsidRPr="008D7CD7" w:rsidRDefault="001B6CEA" w:rsidP="00F73269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8D7CD7">
        <w:rPr>
          <w:rFonts w:asciiTheme="majorHAnsi" w:hAnsiTheme="majorHAnsi" w:cstheme="majorHAnsi"/>
          <w:sz w:val="20"/>
          <w:szCs w:val="20"/>
        </w:rPr>
        <w:t xml:space="preserve">For Creative – team </w:t>
      </w:r>
      <w:r w:rsidR="00B33C6E" w:rsidRPr="008D7CD7">
        <w:rPr>
          <w:rFonts w:asciiTheme="majorHAnsi" w:hAnsiTheme="majorHAnsi" w:cstheme="majorHAnsi"/>
          <w:sz w:val="20"/>
          <w:szCs w:val="20"/>
        </w:rPr>
        <w:t>is</w:t>
      </w:r>
      <w:r w:rsidRPr="008D7CD7">
        <w:rPr>
          <w:rFonts w:asciiTheme="majorHAnsi" w:hAnsiTheme="majorHAnsi" w:cstheme="majorHAnsi"/>
          <w:sz w:val="20"/>
          <w:szCs w:val="20"/>
        </w:rPr>
        <w:t xml:space="preserve"> able to meet d target of </w:t>
      </w:r>
      <w:proofErr w:type="spellStart"/>
      <w:r w:rsidRPr="008D7CD7">
        <w:rPr>
          <w:rFonts w:asciiTheme="majorHAnsi" w:hAnsiTheme="majorHAnsi" w:cstheme="majorHAnsi"/>
          <w:sz w:val="20"/>
          <w:szCs w:val="20"/>
        </w:rPr>
        <w:t>templatizd</w:t>
      </w:r>
      <w:proofErr w:type="spellEnd"/>
      <w:r w:rsidRPr="008D7CD7">
        <w:rPr>
          <w:rFonts w:asciiTheme="majorHAnsi" w:hAnsiTheme="majorHAnsi" w:cstheme="majorHAnsi"/>
          <w:sz w:val="20"/>
          <w:szCs w:val="20"/>
        </w:rPr>
        <w:t xml:space="preserve"> execution n </w:t>
      </w:r>
      <w:proofErr w:type="spellStart"/>
      <w:r w:rsidR="007F6937" w:rsidRPr="008D7CD7">
        <w:rPr>
          <w:rFonts w:asciiTheme="majorHAnsi" w:hAnsiTheme="majorHAnsi" w:cstheme="majorHAnsi"/>
          <w:sz w:val="20"/>
          <w:szCs w:val="20"/>
        </w:rPr>
        <w:t>startd</w:t>
      </w:r>
      <w:proofErr w:type="spellEnd"/>
      <w:r w:rsidR="007F6937" w:rsidRPr="008D7CD7">
        <w:rPr>
          <w:rFonts w:asciiTheme="majorHAnsi" w:hAnsiTheme="majorHAnsi" w:cstheme="majorHAnsi"/>
          <w:sz w:val="20"/>
          <w:szCs w:val="20"/>
        </w:rPr>
        <w:t xml:space="preserve"> deli </w:t>
      </w:r>
      <w:proofErr w:type="spellStart"/>
      <w:r w:rsidR="007F6937" w:rsidRPr="008D7CD7">
        <w:rPr>
          <w:rFonts w:asciiTheme="majorHAnsi" w:hAnsiTheme="majorHAnsi" w:cstheme="majorHAnsi"/>
          <w:sz w:val="20"/>
          <w:szCs w:val="20"/>
        </w:rPr>
        <w:t>assignmts</w:t>
      </w:r>
      <w:proofErr w:type="spellEnd"/>
      <w:r w:rsidR="007F6937" w:rsidRPr="008D7CD7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7F6937" w:rsidRPr="008D7CD7">
        <w:rPr>
          <w:rFonts w:asciiTheme="majorHAnsi" w:hAnsiTheme="majorHAnsi" w:cstheme="majorHAnsi"/>
          <w:sz w:val="20"/>
          <w:szCs w:val="20"/>
        </w:rPr>
        <w:t>dat</w:t>
      </w:r>
      <w:proofErr w:type="spellEnd"/>
      <w:r w:rsidR="007F6937" w:rsidRPr="008D7CD7">
        <w:rPr>
          <w:rFonts w:asciiTheme="majorHAnsi" w:hAnsiTheme="majorHAnsi" w:cstheme="majorHAnsi"/>
          <w:sz w:val="20"/>
          <w:szCs w:val="20"/>
        </w:rPr>
        <w:t xml:space="preserve"> r bespoke in nature.</w:t>
      </w:r>
      <w:r w:rsidR="00837D24" w:rsidRPr="008D7CD7">
        <w:rPr>
          <w:rFonts w:asciiTheme="majorHAnsi" w:hAnsiTheme="majorHAnsi" w:cstheme="majorHAnsi"/>
          <w:sz w:val="20"/>
          <w:szCs w:val="20"/>
        </w:rPr>
        <w:br/>
        <w:t xml:space="preserve">Dis is a huge leap </w:t>
      </w:r>
      <w:proofErr w:type="spellStart"/>
      <w:r w:rsidR="00837D24" w:rsidRPr="008D7CD7">
        <w:rPr>
          <w:rFonts w:asciiTheme="majorHAnsi" w:hAnsiTheme="majorHAnsi" w:cstheme="majorHAnsi"/>
          <w:sz w:val="20"/>
          <w:szCs w:val="20"/>
        </w:rPr>
        <w:t>frm</w:t>
      </w:r>
      <w:proofErr w:type="spellEnd"/>
      <w:r w:rsidR="00837D24" w:rsidRPr="008D7CD7">
        <w:rPr>
          <w:rFonts w:asciiTheme="majorHAnsi" w:hAnsiTheme="majorHAnsi" w:cstheme="majorHAnsi"/>
          <w:sz w:val="20"/>
          <w:szCs w:val="20"/>
        </w:rPr>
        <w:t xml:space="preserve"> d performance perspective.</w:t>
      </w:r>
    </w:p>
    <w:p w14:paraId="5D7460F4" w14:textId="5CEF1D82" w:rsidR="009A5B76" w:rsidRPr="008E2006" w:rsidRDefault="00A274CC" w:rsidP="00F73269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8D7CD7">
        <w:rPr>
          <w:rFonts w:asciiTheme="majorHAnsi" w:hAnsiTheme="majorHAnsi" w:cstheme="majorHAnsi"/>
          <w:sz w:val="20"/>
          <w:szCs w:val="20"/>
        </w:rPr>
        <w:t>Proactively have found flaws in d budget</w:t>
      </w:r>
    </w:p>
    <w:sectPr w:rsidR="009A5B76" w:rsidRPr="008E2006" w:rsidSect="002972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76237"/>
    <w:multiLevelType w:val="hybridMultilevel"/>
    <w:tmpl w:val="754C72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E151D"/>
    <w:multiLevelType w:val="hybridMultilevel"/>
    <w:tmpl w:val="678CD8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67745"/>
    <w:multiLevelType w:val="multilevel"/>
    <w:tmpl w:val="559A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right"/>
      <w:pPr>
        <w:ind w:left="2061" w:hanging="360"/>
      </w:pPr>
      <w:rPr>
        <w:rFonts w:asciiTheme="majorHAnsi" w:eastAsia="Times New Roman" w:hAnsiTheme="majorHAnsi" w:cstheme="majorHAnsi"/>
      </w:rPr>
    </w:lvl>
    <w:lvl w:ilvl="3">
      <w:start w:val="2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845A8"/>
    <w:multiLevelType w:val="hybridMultilevel"/>
    <w:tmpl w:val="DB54D36C"/>
    <w:lvl w:ilvl="0" w:tplc="920C4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9661D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8A691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12F5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14B0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1840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480F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5882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6C1F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B285A"/>
    <w:multiLevelType w:val="hybridMultilevel"/>
    <w:tmpl w:val="64AA4B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BB7367"/>
    <w:multiLevelType w:val="hybridMultilevel"/>
    <w:tmpl w:val="0680DE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156F75"/>
    <w:multiLevelType w:val="hybridMultilevel"/>
    <w:tmpl w:val="83BE88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2B573A"/>
    <w:multiLevelType w:val="multilevel"/>
    <w:tmpl w:val="83DA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right"/>
      <w:pPr>
        <w:ind w:left="1440" w:hanging="360"/>
      </w:pPr>
    </w:lvl>
    <w:lvl w:ilvl="2">
      <w:start w:val="1"/>
      <w:numFmt w:val="upperRoman"/>
      <w:lvlText w:val="%3."/>
      <w:lvlJc w:val="right"/>
      <w:pPr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AC2696"/>
    <w:multiLevelType w:val="hybridMultilevel"/>
    <w:tmpl w:val="2C2CE2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5D3AE8"/>
    <w:multiLevelType w:val="hybridMultilevel"/>
    <w:tmpl w:val="1ED681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0E2485"/>
    <w:multiLevelType w:val="hybridMultilevel"/>
    <w:tmpl w:val="9C7A5CF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E662CA3"/>
    <w:multiLevelType w:val="hybridMultilevel"/>
    <w:tmpl w:val="53DC8E26"/>
    <w:lvl w:ilvl="0" w:tplc="CCFC9A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52CB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1A0F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BACF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E877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E698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14DC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045B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F042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E213C4F"/>
    <w:multiLevelType w:val="hybridMultilevel"/>
    <w:tmpl w:val="BE0A32A4"/>
    <w:lvl w:ilvl="0" w:tplc="4DC4C47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413C3C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9C469B"/>
    <w:multiLevelType w:val="hybridMultilevel"/>
    <w:tmpl w:val="754C72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261780">
    <w:abstractNumId w:val="11"/>
  </w:num>
  <w:num w:numId="2" w16cid:durableId="132021343">
    <w:abstractNumId w:val="8"/>
  </w:num>
  <w:num w:numId="3" w16cid:durableId="779836162">
    <w:abstractNumId w:val="2"/>
  </w:num>
  <w:num w:numId="4" w16cid:durableId="261574625">
    <w:abstractNumId w:val="7"/>
  </w:num>
  <w:num w:numId="5" w16cid:durableId="1068920710">
    <w:abstractNumId w:val="13"/>
  </w:num>
  <w:num w:numId="6" w16cid:durableId="489759794">
    <w:abstractNumId w:val="10"/>
  </w:num>
  <w:num w:numId="7" w16cid:durableId="1385911758">
    <w:abstractNumId w:val="1"/>
  </w:num>
  <w:num w:numId="8" w16cid:durableId="882518716">
    <w:abstractNumId w:val="0"/>
  </w:num>
  <w:num w:numId="9" w16cid:durableId="1170830584">
    <w:abstractNumId w:val="4"/>
  </w:num>
  <w:num w:numId="10" w16cid:durableId="1250844897">
    <w:abstractNumId w:val="9"/>
  </w:num>
  <w:num w:numId="11" w16cid:durableId="1675959635">
    <w:abstractNumId w:val="5"/>
  </w:num>
  <w:num w:numId="12" w16cid:durableId="2005161434">
    <w:abstractNumId w:val="6"/>
  </w:num>
  <w:num w:numId="13" w16cid:durableId="12609336">
    <w:abstractNumId w:val="12"/>
  </w:num>
  <w:num w:numId="14" w16cid:durableId="326330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269"/>
    <w:rsid w:val="00000A81"/>
    <w:rsid w:val="000033AA"/>
    <w:rsid w:val="000038EF"/>
    <w:rsid w:val="0000652B"/>
    <w:rsid w:val="00010B8C"/>
    <w:rsid w:val="00011321"/>
    <w:rsid w:val="00024ABC"/>
    <w:rsid w:val="00031D77"/>
    <w:rsid w:val="000323E7"/>
    <w:rsid w:val="00035358"/>
    <w:rsid w:val="000440DF"/>
    <w:rsid w:val="00044A46"/>
    <w:rsid w:val="0007645D"/>
    <w:rsid w:val="00081DF0"/>
    <w:rsid w:val="000A0CD6"/>
    <w:rsid w:val="000A3DA5"/>
    <w:rsid w:val="000C66E9"/>
    <w:rsid w:val="000C6E8A"/>
    <w:rsid w:val="000F0BE7"/>
    <w:rsid w:val="000F373C"/>
    <w:rsid w:val="000F6C89"/>
    <w:rsid w:val="00107E48"/>
    <w:rsid w:val="001101AD"/>
    <w:rsid w:val="00126721"/>
    <w:rsid w:val="00143B38"/>
    <w:rsid w:val="00145839"/>
    <w:rsid w:val="0015144A"/>
    <w:rsid w:val="001563EF"/>
    <w:rsid w:val="00171C90"/>
    <w:rsid w:val="001728AC"/>
    <w:rsid w:val="00176393"/>
    <w:rsid w:val="001A3FB6"/>
    <w:rsid w:val="001A6979"/>
    <w:rsid w:val="001A754E"/>
    <w:rsid w:val="001B3421"/>
    <w:rsid w:val="001B421A"/>
    <w:rsid w:val="001B6CEA"/>
    <w:rsid w:val="001C0422"/>
    <w:rsid w:val="001C664A"/>
    <w:rsid w:val="001C67A3"/>
    <w:rsid w:val="001D20AB"/>
    <w:rsid w:val="001D792C"/>
    <w:rsid w:val="002146BF"/>
    <w:rsid w:val="00215224"/>
    <w:rsid w:val="0021754C"/>
    <w:rsid w:val="00223805"/>
    <w:rsid w:val="0022ABD1"/>
    <w:rsid w:val="00231BE1"/>
    <w:rsid w:val="00231DE1"/>
    <w:rsid w:val="00232379"/>
    <w:rsid w:val="00233A7B"/>
    <w:rsid w:val="00255DFF"/>
    <w:rsid w:val="00260B2F"/>
    <w:rsid w:val="00261395"/>
    <w:rsid w:val="00264928"/>
    <w:rsid w:val="00270894"/>
    <w:rsid w:val="002714B2"/>
    <w:rsid w:val="00291872"/>
    <w:rsid w:val="0029723C"/>
    <w:rsid w:val="00297871"/>
    <w:rsid w:val="002A68CC"/>
    <w:rsid w:val="002B7072"/>
    <w:rsid w:val="002C685B"/>
    <w:rsid w:val="002D1217"/>
    <w:rsid w:val="002D3084"/>
    <w:rsid w:val="002D52ED"/>
    <w:rsid w:val="002E0BCF"/>
    <w:rsid w:val="002F0571"/>
    <w:rsid w:val="002F0B1F"/>
    <w:rsid w:val="002F1DEA"/>
    <w:rsid w:val="00305DB5"/>
    <w:rsid w:val="00322685"/>
    <w:rsid w:val="00333AE1"/>
    <w:rsid w:val="00345F9F"/>
    <w:rsid w:val="0035268D"/>
    <w:rsid w:val="00361C42"/>
    <w:rsid w:val="003649C9"/>
    <w:rsid w:val="003800D1"/>
    <w:rsid w:val="003874D3"/>
    <w:rsid w:val="00395B9F"/>
    <w:rsid w:val="0039669C"/>
    <w:rsid w:val="003A32B4"/>
    <w:rsid w:val="003A6F52"/>
    <w:rsid w:val="003B2407"/>
    <w:rsid w:val="003C0230"/>
    <w:rsid w:val="003D3F10"/>
    <w:rsid w:val="003D5396"/>
    <w:rsid w:val="003E0D1A"/>
    <w:rsid w:val="003E7DD5"/>
    <w:rsid w:val="003F4640"/>
    <w:rsid w:val="003F6C82"/>
    <w:rsid w:val="003F74C3"/>
    <w:rsid w:val="00402FF3"/>
    <w:rsid w:val="00431DEA"/>
    <w:rsid w:val="004420D2"/>
    <w:rsid w:val="00445821"/>
    <w:rsid w:val="00447BE5"/>
    <w:rsid w:val="0045482A"/>
    <w:rsid w:val="004677F6"/>
    <w:rsid w:val="00471232"/>
    <w:rsid w:val="00472B1A"/>
    <w:rsid w:val="00487729"/>
    <w:rsid w:val="00493C22"/>
    <w:rsid w:val="004A011F"/>
    <w:rsid w:val="004C6438"/>
    <w:rsid w:val="004D5506"/>
    <w:rsid w:val="0051082E"/>
    <w:rsid w:val="00511AEA"/>
    <w:rsid w:val="00512855"/>
    <w:rsid w:val="0053117F"/>
    <w:rsid w:val="00532839"/>
    <w:rsid w:val="00536C46"/>
    <w:rsid w:val="00537EB8"/>
    <w:rsid w:val="00551820"/>
    <w:rsid w:val="00556F15"/>
    <w:rsid w:val="005615C0"/>
    <w:rsid w:val="005802AF"/>
    <w:rsid w:val="00583155"/>
    <w:rsid w:val="005834F4"/>
    <w:rsid w:val="005A2977"/>
    <w:rsid w:val="005B3094"/>
    <w:rsid w:val="005B785B"/>
    <w:rsid w:val="005B7BB4"/>
    <w:rsid w:val="005C084B"/>
    <w:rsid w:val="005C453C"/>
    <w:rsid w:val="005D00D0"/>
    <w:rsid w:val="005E6FAC"/>
    <w:rsid w:val="005F03AD"/>
    <w:rsid w:val="005F1F6F"/>
    <w:rsid w:val="0060618A"/>
    <w:rsid w:val="006112D5"/>
    <w:rsid w:val="006178AD"/>
    <w:rsid w:val="00617CE6"/>
    <w:rsid w:val="00621497"/>
    <w:rsid w:val="00626C5E"/>
    <w:rsid w:val="006338FD"/>
    <w:rsid w:val="00634A6F"/>
    <w:rsid w:val="0064037F"/>
    <w:rsid w:val="006635C3"/>
    <w:rsid w:val="00663667"/>
    <w:rsid w:val="006665D6"/>
    <w:rsid w:val="006672B2"/>
    <w:rsid w:val="00671C1B"/>
    <w:rsid w:val="006804A2"/>
    <w:rsid w:val="00683244"/>
    <w:rsid w:val="00687220"/>
    <w:rsid w:val="0068736C"/>
    <w:rsid w:val="006B07BD"/>
    <w:rsid w:val="006C2C6F"/>
    <w:rsid w:val="006C68CE"/>
    <w:rsid w:val="006D0D87"/>
    <w:rsid w:val="006D28FF"/>
    <w:rsid w:val="006D54A5"/>
    <w:rsid w:val="006E311A"/>
    <w:rsid w:val="006F1B63"/>
    <w:rsid w:val="006F1FE7"/>
    <w:rsid w:val="006F30CD"/>
    <w:rsid w:val="006F37AA"/>
    <w:rsid w:val="006F706E"/>
    <w:rsid w:val="00710972"/>
    <w:rsid w:val="00710B6D"/>
    <w:rsid w:val="00716591"/>
    <w:rsid w:val="00717403"/>
    <w:rsid w:val="00727EE8"/>
    <w:rsid w:val="007375A7"/>
    <w:rsid w:val="007377E2"/>
    <w:rsid w:val="00741937"/>
    <w:rsid w:val="007423DC"/>
    <w:rsid w:val="007518EB"/>
    <w:rsid w:val="00754975"/>
    <w:rsid w:val="00764D4A"/>
    <w:rsid w:val="007706A5"/>
    <w:rsid w:val="00781AF9"/>
    <w:rsid w:val="0078374A"/>
    <w:rsid w:val="00783D02"/>
    <w:rsid w:val="00797FD4"/>
    <w:rsid w:val="007B53A0"/>
    <w:rsid w:val="007D7E7D"/>
    <w:rsid w:val="007E2539"/>
    <w:rsid w:val="007E2BBF"/>
    <w:rsid w:val="007E670C"/>
    <w:rsid w:val="007F55E9"/>
    <w:rsid w:val="007F633F"/>
    <w:rsid w:val="007F6937"/>
    <w:rsid w:val="00815BB5"/>
    <w:rsid w:val="0082568F"/>
    <w:rsid w:val="00830BBA"/>
    <w:rsid w:val="00837D24"/>
    <w:rsid w:val="008406EF"/>
    <w:rsid w:val="00841A43"/>
    <w:rsid w:val="008626FD"/>
    <w:rsid w:val="00872393"/>
    <w:rsid w:val="00880810"/>
    <w:rsid w:val="0088208C"/>
    <w:rsid w:val="00883B62"/>
    <w:rsid w:val="008964F6"/>
    <w:rsid w:val="008A36C0"/>
    <w:rsid w:val="008A460E"/>
    <w:rsid w:val="008A6287"/>
    <w:rsid w:val="008C1557"/>
    <w:rsid w:val="008C7997"/>
    <w:rsid w:val="008D1B25"/>
    <w:rsid w:val="008D47BD"/>
    <w:rsid w:val="008D7CD7"/>
    <w:rsid w:val="008E0296"/>
    <w:rsid w:val="008E2006"/>
    <w:rsid w:val="008F19BE"/>
    <w:rsid w:val="00904A40"/>
    <w:rsid w:val="00906688"/>
    <w:rsid w:val="00915D2C"/>
    <w:rsid w:val="00915FA9"/>
    <w:rsid w:val="00931BBA"/>
    <w:rsid w:val="0094208A"/>
    <w:rsid w:val="00947A76"/>
    <w:rsid w:val="00973056"/>
    <w:rsid w:val="00982A4F"/>
    <w:rsid w:val="00982E90"/>
    <w:rsid w:val="009936F5"/>
    <w:rsid w:val="009A5B76"/>
    <w:rsid w:val="009B2C48"/>
    <w:rsid w:val="009C5CCC"/>
    <w:rsid w:val="009F36A6"/>
    <w:rsid w:val="00A017E0"/>
    <w:rsid w:val="00A14814"/>
    <w:rsid w:val="00A274CC"/>
    <w:rsid w:val="00A4261E"/>
    <w:rsid w:val="00A44A86"/>
    <w:rsid w:val="00A50F01"/>
    <w:rsid w:val="00A51E13"/>
    <w:rsid w:val="00A70D12"/>
    <w:rsid w:val="00AA0AC8"/>
    <w:rsid w:val="00AA2CCF"/>
    <w:rsid w:val="00AA5911"/>
    <w:rsid w:val="00AB4692"/>
    <w:rsid w:val="00AB7F56"/>
    <w:rsid w:val="00AE7F25"/>
    <w:rsid w:val="00AF108C"/>
    <w:rsid w:val="00AF1B91"/>
    <w:rsid w:val="00AF241C"/>
    <w:rsid w:val="00AF46DD"/>
    <w:rsid w:val="00B17C15"/>
    <w:rsid w:val="00B17EFA"/>
    <w:rsid w:val="00B33C6E"/>
    <w:rsid w:val="00B521CC"/>
    <w:rsid w:val="00B56C1D"/>
    <w:rsid w:val="00B61F24"/>
    <w:rsid w:val="00BB6AB7"/>
    <w:rsid w:val="00BC6412"/>
    <w:rsid w:val="00BE7AF1"/>
    <w:rsid w:val="00C0626E"/>
    <w:rsid w:val="00C12637"/>
    <w:rsid w:val="00C23A93"/>
    <w:rsid w:val="00C3074A"/>
    <w:rsid w:val="00C37A8E"/>
    <w:rsid w:val="00C41C6F"/>
    <w:rsid w:val="00C535C8"/>
    <w:rsid w:val="00C57AB6"/>
    <w:rsid w:val="00C64C04"/>
    <w:rsid w:val="00C72C64"/>
    <w:rsid w:val="00C8521B"/>
    <w:rsid w:val="00CB0732"/>
    <w:rsid w:val="00CB6839"/>
    <w:rsid w:val="00CC5EB3"/>
    <w:rsid w:val="00CD19F8"/>
    <w:rsid w:val="00CD5738"/>
    <w:rsid w:val="00CD587A"/>
    <w:rsid w:val="00CF5891"/>
    <w:rsid w:val="00D04227"/>
    <w:rsid w:val="00D157BC"/>
    <w:rsid w:val="00D23422"/>
    <w:rsid w:val="00D2666D"/>
    <w:rsid w:val="00D37028"/>
    <w:rsid w:val="00D53E00"/>
    <w:rsid w:val="00D57665"/>
    <w:rsid w:val="00D61F5A"/>
    <w:rsid w:val="00D87159"/>
    <w:rsid w:val="00D932E9"/>
    <w:rsid w:val="00D94765"/>
    <w:rsid w:val="00DB2821"/>
    <w:rsid w:val="00DB63FF"/>
    <w:rsid w:val="00DC25A2"/>
    <w:rsid w:val="00DC69CF"/>
    <w:rsid w:val="00DD107A"/>
    <w:rsid w:val="00DE130E"/>
    <w:rsid w:val="00DE6FA7"/>
    <w:rsid w:val="00E02FE3"/>
    <w:rsid w:val="00E20E60"/>
    <w:rsid w:val="00E27FA6"/>
    <w:rsid w:val="00E37CCE"/>
    <w:rsid w:val="00E407EB"/>
    <w:rsid w:val="00E43B2B"/>
    <w:rsid w:val="00E62AC3"/>
    <w:rsid w:val="00E836A5"/>
    <w:rsid w:val="00E83742"/>
    <w:rsid w:val="00EA4A65"/>
    <w:rsid w:val="00EB15A7"/>
    <w:rsid w:val="00ED2CFE"/>
    <w:rsid w:val="00F03565"/>
    <w:rsid w:val="00F203CB"/>
    <w:rsid w:val="00F55C8E"/>
    <w:rsid w:val="00F576C3"/>
    <w:rsid w:val="00F67E8F"/>
    <w:rsid w:val="00F7146A"/>
    <w:rsid w:val="00F71479"/>
    <w:rsid w:val="00F73269"/>
    <w:rsid w:val="00F821AD"/>
    <w:rsid w:val="00F8328C"/>
    <w:rsid w:val="00F94FFC"/>
    <w:rsid w:val="00FB17D0"/>
    <w:rsid w:val="00FB4166"/>
    <w:rsid w:val="00FB5300"/>
    <w:rsid w:val="00FB5792"/>
    <w:rsid w:val="00FD7FA7"/>
    <w:rsid w:val="00FE44A2"/>
    <w:rsid w:val="00FE66A4"/>
    <w:rsid w:val="00FF4C72"/>
    <w:rsid w:val="00FF5F32"/>
    <w:rsid w:val="00FF62BD"/>
    <w:rsid w:val="05268163"/>
    <w:rsid w:val="06BF38A0"/>
    <w:rsid w:val="0729031D"/>
    <w:rsid w:val="0CAC0A45"/>
    <w:rsid w:val="10B679D5"/>
    <w:rsid w:val="1302452A"/>
    <w:rsid w:val="134D87ED"/>
    <w:rsid w:val="1517F31C"/>
    <w:rsid w:val="1696D648"/>
    <w:rsid w:val="1E9C7F0B"/>
    <w:rsid w:val="244D8801"/>
    <w:rsid w:val="2571DE19"/>
    <w:rsid w:val="2F2C4082"/>
    <w:rsid w:val="30D6170D"/>
    <w:rsid w:val="32417FD2"/>
    <w:rsid w:val="39206076"/>
    <w:rsid w:val="3BE5754F"/>
    <w:rsid w:val="3C93D6D5"/>
    <w:rsid w:val="3CD3D35A"/>
    <w:rsid w:val="421F354E"/>
    <w:rsid w:val="42CBF92D"/>
    <w:rsid w:val="48318676"/>
    <w:rsid w:val="49BDE939"/>
    <w:rsid w:val="4A20EC2A"/>
    <w:rsid w:val="4D384F4D"/>
    <w:rsid w:val="5481246D"/>
    <w:rsid w:val="568A5CB9"/>
    <w:rsid w:val="580C2750"/>
    <w:rsid w:val="5AA9A89A"/>
    <w:rsid w:val="642EA642"/>
    <w:rsid w:val="64EB36A4"/>
    <w:rsid w:val="66DB3201"/>
    <w:rsid w:val="6F585F70"/>
    <w:rsid w:val="753C243B"/>
    <w:rsid w:val="7638018B"/>
    <w:rsid w:val="77D3D1EC"/>
    <w:rsid w:val="79C30979"/>
    <w:rsid w:val="7A61B6DF"/>
    <w:rsid w:val="7ADEAB62"/>
    <w:rsid w:val="7B0B72AE"/>
    <w:rsid w:val="7D965A56"/>
    <w:rsid w:val="7DA8D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38630"/>
  <w15:chartTrackingRefBased/>
  <w15:docId w15:val="{FE1DD83A-6003-451D-9097-BBD4E1361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269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73269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A32B4"/>
    <w:pPr>
      <w:ind w:left="720"/>
      <w:contextualSpacing/>
    </w:pPr>
  </w:style>
  <w:style w:type="character" w:customStyle="1" w:styleId="ui-provider">
    <w:name w:val="ui-provider"/>
    <w:basedOn w:val="DefaultParagraphFont"/>
    <w:rsid w:val="00000A81"/>
  </w:style>
  <w:style w:type="character" w:styleId="Strong">
    <w:name w:val="Strong"/>
    <w:basedOn w:val="DefaultParagraphFont"/>
    <w:uiPriority w:val="22"/>
    <w:qFormat/>
    <w:rsid w:val="00906688"/>
    <w:rPr>
      <w:b/>
      <w:bCs/>
    </w:rPr>
  </w:style>
  <w:style w:type="paragraph" w:customStyle="1" w:styleId="paragraph">
    <w:name w:val="paragraph"/>
    <w:basedOn w:val="Normal"/>
    <w:rsid w:val="00CF58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CF58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4b1967-6507-45ab-8a6d-7374a3f478be}" enabled="0" method="" siteId="{404b1967-6507-45ab-8a6d-7374a3f478b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1</Pages>
  <Words>1278</Words>
  <Characters>7287</Characters>
  <Application>Microsoft Office Word</Application>
  <DocSecurity>4</DocSecurity>
  <Lines>60</Lines>
  <Paragraphs>17</Paragraphs>
  <ScaleCrop>false</ScaleCrop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Tanushree Jagga</dc:creator>
  <cp:keywords/>
  <dc:description/>
  <cp:lastModifiedBy>Dhaval Vaghela</cp:lastModifiedBy>
  <cp:revision>210</cp:revision>
  <dcterms:created xsi:type="dcterms:W3CDTF">2024-01-29T06:22:00Z</dcterms:created>
  <dcterms:modified xsi:type="dcterms:W3CDTF">2024-02-28T08:09:00Z</dcterms:modified>
</cp:coreProperties>
</file>